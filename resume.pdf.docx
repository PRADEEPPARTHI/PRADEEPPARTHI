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546B9F8C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0B4D816A" w14:textId="716C9630"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del w:id="0" w:author="Author">
              <w:r w:rsidDel="0068290D">
                <w:rPr>
                  <w:noProof/>
                </w:rPr>
                <mc:AlternateContent>
                  <mc:Choice Requires="wps">
                    <w:drawing>
                      <wp:inline distT="0" distB="0" distL="0" distR="0" wp14:anchorId="3B8F17FD" wp14:editId="6DCA9B55">
                        <wp:extent cx="1810385" cy="1810385"/>
                        <wp:effectExtent l="0" t="0" r="0" b="0"/>
                        <wp:docPr id="3" name="Oval 3" descr="woman's headshot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/>
                              <wps:spPr>
                                <a:xfrm>
                                  <a:off x="0" y="0"/>
                                  <a:ext cx="1810385" cy="1810385"/>
                                </a:xfrm>
                                <a:prstGeom prst="ellipse">
                                  <a:avLst/>
                                </a:prstGeom>
                                <a:blipFill dpi="0" rotWithShape="1">
                                  <a:blip r:embed="rId1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a:blip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3E9FBCC" w14:textId="77777777" w:rsidR="00DC3F0A" w:rsidRDefault="00DC3F0A" w:rsidP="00DC3F0A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</wp:inline>
                    </w:drawing>
                  </mc:Choice>
                  <mc:Fallback>
                    <w:pict>
                      <v:oval w14:anchorId="3B8F17FD" id="Oval 3" o:spid="_x0000_s1026" alt="woman's headshot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" stroked="f" strokeweight="1pt">
                        <v:fill r:id="rId11" o:title="woman's headshot" recolor="t" rotate="t" type="frame"/>
                        <v:stroke joinstyle="miter"/>
                        <v:textbox>
                          <w:txbxContent>
                            <w:p w14:paraId="23E9FBCC" w14:textId="77777777" w:rsidR="00DC3F0A" w:rsidRDefault="00DC3F0A" w:rsidP="00DC3F0A">
                              <w:pPr>
                                <w:jc w:val="center"/>
                              </w:pPr>
                            </w:p>
                          </w:txbxContent>
                        </v:textbox>
                        <w10:anchorlock/>
                      </v:oval>
                    </w:pict>
                  </mc:Fallback>
                </mc:AlternateContent>
              </w:r>
            </w:del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376A7947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0ABB745C" w14:textId="1CB2202A" w:rsidR="003D1B71" w:rsidRPr="00310F17" w:rsidRDefault="0068290D" w:rsidP="00310F17">
            <w:pPr>
              <w:pStyle w:val="Title"/>
            </w:pPr>
            <w:r>
              <w:t>PRADEEP</w:t>
            </w:r>
          </w:p>
        </w:tc>
      </w:tr>
      <w:tr w:rsidR="003D1B71" w14:paraId="78295AA7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3FD4AB8E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5CC63D6D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9D76BF7C61F342798324F05A772DA729"/>
              </w:placeholder>
              <w:temporary/>
              <w:showingPlcHdr/>
              <w15:appearance w15:val="hidden"/>
            </w:sdtPr>
            <w:sdtContent>
              <w:p w14:paraId="65B5EC77" w14:textId="507392C4" w:rsidR="003D1B71" w:rsidRDefault="003D1B71" w:rsidP="0068290D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2C68EF4A" w14:textId="77777777" w:rsidR="0068290D" w:rsidRDefault="0068290D" w:rsidP="0068290D"/>
          <w:p w14:paraId="2404736A" w14:textId="24011A43" w:rsidR="0068290D" w:rsidRPr="0068290D" w:rsidRDefault="0068290D" w:rsidP="0068290D">
            <w:r>
              <w:t>VALLALAR GURUKULAM HIGHER SECONDARY SCHOOL</w:t>
            </w:r>
          </w:p>
          <w:p w14:paraId="0F3D750A" w14:textId="18B6F0DE" w:rsidR="003D1B71" w:rsidRPr="00740017" w:rsidDel="0068290D" w:rsidRDefault="0068290D" w:rsidP="00AC6C7E">
            <w:pPr>
              <w:pStyle w:val="ListBullet"/>
              <w:rPr>
                <w:del w:id="1" w:author="Author"/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GOT GOOD GRADES WITH 67.67 % AND WITH A HIGH REPUTATION IN MANAGEMEN</w:t>
            </w:r>
            <w:ins w:id="2" w:author="Author">
              <w:r>
                <w:rPr>
                  <w:rFonts w:ascii="Calibri" w:hAnsi="Calibri" w:cs="Calibri"/>
                </w:rPr>
                <w:t>T</w:t>
              </w:r>
            </w:ins>
          </w:p>
          <w:p w14:paraId="43BFB203" w14:textId="34F78667" w:rsidR="003D1B71" w:rsidRPr="0068290D" w:rsidDel="0068290D" w:rsidRDefault="003D1B71">
            <w:pPr>
              <w:pStyle w:val="ListBullet"/>
              <w:rPr>
                <w:del w:id="3" w:author="Author"/>
                <w:rFonts w:ascii="Calibri" w:hAnsi="Calibri" w:cs="Calibri"/>
                <w:color w:val="0072C7"/>
                <w:rPrChange w:id="4" w:author="Author">
                  <w:rPr>
                    <w:del w:id="5" w:author="Author"/>
                  </w:rPr>
                </w:rPrChange>
              </w:rPr>
              <w:pPrChange w:id="6" w:author="itzsu" w:date="2023-10-27T11:35:00Z">
                <w:pPr>
                  <w:pStyle w:val="Heading2"/>
                </w:pPr>
              </w:pPrChange>
            </w:pPr>
          </w:p>
          <w:p w14:paraId="2C1CEB77" w14:textId="4E486138" w:rsidR="003D1B71" w:rsidRPr="00740017" w:rsidRDefault="003D1B71" w:rsidP="00AC6C7E">
            <w:pPr>
              <w:rPr>
                <w:rFonts w:ascii="Calibri" w:hAnsi="Calibri" w:cs="Calibri"/>
              </w:rPr>
            </w:pPr>
          </w:p>
          <w:p w14:paraId="6C820DEB" w14:textId="313B4A8F" w:rsidR="003D1B71" w:rsidRDefault="003D1B71" w:rsidP="00AC6C7E">
            <w:pPr>
              <w:pStyle w:val="Heading2"/>
              <w:rPr>
                <w:ins w:id="7" w:author="Author"/>
                <w:rFonts w:ascii="Calibri" w:hAnsi="Calibri" w:cs="Calibri"/>
                <w:color w:val="0072C7"/>
              </w:rPr>
            </w:pPr>
            <w:del w:id="8" w:author="Author">
              <w:r w:rsidRPr="00AC6C7E" w:rsidDel="0068290D">
                <w:delText>Leadership</w:delText>
              </w:r>
            </w:del>
            <w:ins w:id="9" w:author="Author">
              <w:r w:rsidR="0068290D">
                <w:rPr>
                  <w:rFonts w:ascii="Calibri" w:hAnsi="Calibri" w:cs="Calibri"/>
                  <w:color w:val="0072C7"/>
                </w:rPr>
                <w:t>SKILLS</w:t>
              </w:r>
            </w:ins>
          </w:p>
          <w:p w14:paraId="5EDE5B9A" w14:textId="2450D033" w:rsidR="0068290D" w:rsidRPr="0068290D" w:rsidDel="0068290D" w:rsidRDefault="0068290D">
            <w:pPr>
              <w:rPr>
                <w:del w:id="10" w:author="Author"/>
                <w:rPrChange w:id="11" w:author="Author">
                  <w:rPr>
                    <w:del w:id="12" w:author="Author"/>
                    <w:rFonts w:ascii="Calibri" w:hAnsi="Calibri" w:cs="Calibri"/>
                    <w:color w:val="0072C7"/>
                  </w:rPr>
                </w:rPrChange>
              </w:rPr>
              <w:pPrChange w:id="13" w:author="itzsu" w:date="2023-10-27T11:34:00Z">
                <w:pPr>
                  <w:pStyle w:val="Heading2"/>
                </w:pPr>
              </w:pPrChange>
            </w:pPr>
          </w:p>
          <w:p w14:paraId="545CDA78" w14:textId="5D554664" w:rsidR="003D1B71" w:rsidRDefault="0068290D" w:rsidP="00AC6C7E">
            <w:pPr>
              <w:rPr>
                <w:ins w:id="14" w:author="Author"/>
                <w:rFonts w:ascii="Calibri" w:hAnsi="Calibri" w:cs="Calibri"/>
              </w:rPr>
            </w:pPr>
            <w:ins w:id="15" w:author="Author">
              <w:r>
                <w:rPr>
                  <w:rFonts w:ascii="Calibri" w:hAnsi="Calibri" w:cs="Calibri"/>
                </w:rPr>
                <w:t>BASIC OF MS</w:t>
              </w:r>
            </w:ins>
          </w:p>
          <w:p w14:paraId="2391E7BF" w14:textId="7546817F" w:rsidR="0068290D" w:rsidRPr="00740017" w:rsidRDefault="0068290D" w:rsidP="00AC6C7E">
            <w:pPr>
              <w:rPr>
                <w:rFonts w:ascii="Calibri" w:hAnsi="Calibri" w:cs="Calibri"/>
              </w:rPr>
            </w:pPr>
            <w:ins w:id="16" w:author="Author">
              <w:r>
                <w:rPr>
                  <w:rFonts w:ascii="Calibri" w:hAnsi="Calibri" w:cs="Calibri"/>
                </w:rPr>
                <w:t>PROJECT PRESENTATION</w:t>
              </w:r>
            </w:ins>
          </w:p>
          <w:p w14:paraId="3BF33837" w14:textId="17DBC845" w:rsidR="0068290D" w:rsidRDefault="003D1B71" w:rsidP="0068290D">
            <w:pPr>
              <w:pStyle w:val="Heading2"/>
              <w:rPr>
                <w:ins w:id="17" w:author="Author"/>
                <w:rFonts w:ascii="Calibri" w:hAnsi="Calibri" w:cs="Calibri"/>
                <w:color w:val="0072C7"/>
              </w:rPr>
            </w:pPr>
            <w:del w:id="18" w:author="Author">
              <w:r w:rsidRPr="00AC6C7E" w:rsidDel="0068290D">
                <w:delText>References</w:delText>
              </w:r>
            </w:del>
            <w:ins w:id="19" w:author="Author">
              <w:r w:rsidR="0068290D">
                <w:rPr>
                  <w:rFonts w:ascii="Calibri" w:hAnsi="Calibri" w:cs="Calibri"/>
                  <w:color w:val="0072C7"/>
                </w:rPr>
                <w:t>DECLARATION</w:t>
              </w:r>
            </w:ins>
          </w:p>
          <w:p w14:paraId="0E214CCF" w14:textId="6F118E84" w:rsidR="0068290D" w:rsidRPr="0068290D" w:rsidRDefault="0068290D">
            <w:pPr>
              <w:rPr>
                <w:ins w:id="20" w:author="Author"/>
                <w:rPrChange w:id="21" w:author="Author">
                  <w:rPr>
                    <w:ins w:id="22" w:author="Author"/>
                    <w:rFonts w:ascii="Calibri" w:hAnsi="Calibri" w:cs="Calibri"/>
                    <w:color w:val="0072C7"/>
                  </w:rPr>
                </w:rPrChange>
              </w:rPr>
              <w:pPrChange w:id="23" w:author="Author">
                <w:pPr>
                  <w:pStyle w:val="Heading2"/>
                </w:pPr>
              </w:pPrChange>
            </w:pPr>
            <w:ins w:id="24" w:author="Author">
              <w:r>
                <w:t>HEREBY I DECLARE ALL  THE ABOVE INFORMATION WAS GIVEN BY ME WITH A FULL INTENTION</w:t>
              </w:r>
            </w:ins>
          </w:p>
          <w:p w14:paraId="066BD6D7" w14:textId="77777777" w:rsidR="0068290D" w:rsidRPr="0068290D" w:rsidRDefault="0068290D">
            <w:pPr>
              <w:rPr>
                <w:rPrChange w:id="25" w:author="Author">
                  <w:rPr>
                    <w:rFonts w:ascii="Calibri" w:hAnsi="Calibri" w:cs="Calibri"/>
                    <w:color w:val="0072C7"/>
                  </w:rPr>
                </w:rPrChange>
              </w:rPr>
              <w:pPrChange w:id="26" w:author="Author">
                <w:pPr>
                  <w:pStyle w:val="Heading2"/>
                </w:pPr>
              </w:pPrChange>
            </w:pPr>
          </w:p>
          <w:p w14:paraId="79F2F18B" w14:textId="51584481" w:rsidR="003D1B71" w:rsidRPr="0056708E" w:rsidRDefault="003D1B71" w:rsidP="00AC6C7E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3D1B71" w14:paraId="4E757216" w14:textId="77777777" w:rsidTr="003D1B71">
        <w:trPr>
          <w:trHeight w:val="1164"/>
        </w:trPr>
        <w:tc>
          <w:tcPr>
            <w:tcW w:w="720" w:type="dxa"/>
          </w:tcPr>
          <w:p w14:paraId="6587ADEE" w14:textId="2F801927" w:rsidR="003D1B71" w:rsidRPr="0056708E" w:rsidRDefault="0068290D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  <w:ins w:id="27" w:author="Author">
              <w:del w:id="28" w:author="Author">
                <w:r w:rsidDel="00E868C3">
                  <w:rPr>
                    <w:rFonts w:ascii="Calibri" w:hAnsi="Calibri" w:cs="Calibri"/>
                    <w:color w:val="0072C7" w:themeColor="accent2"/>
                  </w:rPr>
                  <w:delText>HEREBY I EE</w:delText>
                </w:r>
              </w:del>
            </w:ins>
          </w:p>
        </w:tc>
        <w:tc>
          <w:tcPr>
            <w:tcW w:w="2942" w:type="dxa"/>
            <w:gridSpan w:val="2"/>
          </w:tcPr>
          <w:p w14:paraId="212867A4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261CD2CD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ACFBC3E" w14:textId="77777777" w:rsidR="003D1B71" w:rsidRPr="00590471" w:rsidRDefault="003D1B71" w:rsidP="00222466"/>
        </w:tc>
      </w:tr>
      <w:tr w:rsidR="003D1B71" w14:paraId="592A8123" w14:textId="77777777" w:rsidTr="003D1B71">
        <w:trPr>
          <w:trHeight w:val="543"/>
        </w:trPr>
        <w:tc>
          <w:tcPr>
            <w:tcW w:w="720" w:type="dxa"/>
          </w:tcPr>
          <w:p w14:paraId="0AA68E7C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2B4F261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2E99F91" wp14:editId="279B3EA4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38B58D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2C34A14" w14:textId="32D89F57" w:rsidR="003D1B71" w:rsidRPr="00380FD1" w:rsidRDefault="0068290D" w:rsidP="00380FD1">
            <w:pPr>
              <w:pStyle w:val="Information"/>
            </w:pPr>
            <w:ins w:id="29" w:author="Author">
              <w:r>
                <w:t>NO. 6, GANAPATHY NAGAR, JAYAPRIYA BACKSIDE,</w:t>
              </w:r>
            </w:ins>
          </w:p>
          <w:p w14:paraId="78FDCF1B" w14:textId="67765F6A" w:rsidR="003D1B71" w:rsidRPr="00380FD1" w:rsidRDefault="0068290D" w:rsidP="00380FD1">
            <w:pPr>
              <w:pStyle w:val="Information"/>
            </w:pPr>
            <w:ins w:id="30" w:author="Author">
              <w:r>
                <w:t>NEYVELI 2, CUDD. DIS..,</w:t>
              </w:r>
            </w:ins>
          </w:p>
        </w:tc>
        <w:tc>
          <w:tcPr>
            <w:tcW w:w="423" w:type="dxa"/>
            <w:vMerge/>
          </w:tcPr>
          <w:p w14:paraId="3BFF49F3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BC4D4F4" w14:textId="77777777" w:rsidR="003D1B71" w:rsidRDefault="003D1B71" w:rsidP="005801E5">
            <w:pPr>
              <w:pStyle w:val="Heading1"/>
            </w:pPr>
          </w:p>
        </w:tc>
      </w:tr>
      <w:tr w:rsidR="003D1B71" w14:paraId="50D7A494" w14:textId="77777777" w:rsidTr="003D1B71">
        <w:trPr>
          <w:trHeight w:val="183"/>
        </w:trPr>
        <w:tc>
          <w:tcPr>
            <w:tcW w:w="720" w:type="dxa"/>
          </w:tcPr>
          <w:p w14:paraId="4EA8F627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2F81939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42EC7E7E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5BD7900" w14:textId="77777777" w:rsidR="003D1B71" w:rsidRDefault="003D1B71" w:rsidP="005801E5">
            <w:pPr>
              <w:pStyle w:val="Heading1"/>
            </w:pPr>
          </w:p>
        </w:tc>
      </w:tr>
      <w:tr w:rsidR="003D1B71" w14:paraId="0C3CE456" w14:textId="77777777" w:rsidTr="003D1B71">
        <w:trPr>
          <w:trHeight w:val="624"/>
        </w:trPr>
        <w:tc>
          <w:tcPr>
            <w:tcW w:w="720" w:type="dxa"/>
          </w:tcPr>
          <w:p w14:paraId="7BD1A8B7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5426459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9BEDF91" wp14:editId="7A9363D0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4A1090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F108B83" w14:textId="714310BB" w:rsidR="003D1B71" w:rsidRPr="00380FD1" w:rsidRDefault="0068290D" w:rsidP="00380FD1">
            <w:pPr>
              <w:pStyle w:val="Information"/>
            </w:pPr>
            <w:ins w:id="31" w:author="Author">
              <w:r>
                <w:t>8778330208</w:t>
              </w:r>
            </w:ins>
          </w:p>
        </w:tc>
        <w:tc>
          <w:tcPr>
            <w:tcW w:w="423" w:type="dxa"/>
            <w:vMerge/>
          </w:tcPr>
          <w:p w14:paraId="48C510FB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B2958B5" w14:textId="77777777" w:rsidR="003D1B71" w:rsidRDefault="003D1B71" w:rsidP="005801E5">
            <w:pPr>
              <w:pStyle w:val="Heading1"/>
            </w:pPr>
          </w:p>
        </w:tc>
      </w:tr>
      <w:tr w:rsidR="003D1B71" w14:paraId="31CEFC49" w14:textId="77777777" w:rsidTr="003D1B71">
        <w:trPr>
          <w:trHeight w:val="183"/>
        </w:trPr>
        <w:tc>
          <w:tcPr>
            <w:tcW w:w="720" w:type="dxa"/>
          </w:tcPr>
          <w:p w14:paraId="17105CC9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9C43E91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28A13FAE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D14CB7B" w14:textId="77777777" w:rsidR="003D1B71" w:rsidRDefault="003D1B71" w:rsidP="005801E5">
            <w:pPr>
              <w:pStyle w:val="Heading1"/>
            </w:pPr>
          </w:p>
        </w:tc>
      </w:tr>
      <w:tr w:rsidR="003D1B71" w14:paraId="54E95D71" w14:textId="77777777" w:rsidTr="003D1B71">
        <w:trPr>
          <w:trHeight w:val="633"/>
        </w:trPr>
        <w:tc>
          <w:tcPr>
            <w:tcW w:w="720" w:type="dxa"/>
          </w:tcPr>
          <w:p w14:paraId="6CB144BF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7A7577C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3690DDD" wp14:editId="70458EF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F9766DD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9D412E1" w14:textId="6EBA4793" w:rsidR="003D1B71" w:rsidRPr="00380FD1" w:rsidRDefault="0068290D" w:rsidP="00380FD1">
            <w:pPr>
              <w:pStyle w:val="Information"/>
            </w:pPr>
            <w:ins w:id="32" w:author="Author">
              <w:r>
                <w:t>Pradeepparthi06@gmail.com</w:t>
              </w:r>
            </w:ins>
          </w:p>
        </w:tc>
        <w:tc>
          <w:tcPr>
            <w:tcW w:w="423" w:type="dxa"/>
            <w:vMerge/>
          </w:tcPr>
          <w:p w14:paraId="77E50B9D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8FB89FC" w14:textId="77777777" w:rsidR="003D1B71" w:rsidRDefault="003D1B71" w:rsidP="005801E5">
            <w:pPr>
              <w:pStyle w:val="Heading1"/>
            </w:pPr>
          </w:p>
        </w:tc>
      </w:tr>
      <w:tr w:rsidR="003D1B71" w14:paraId="35997ED5" w14:textId="77777777" w:rsidTr="003D1B71">
        <w:trPr>
          <w:trHeight w:val="174"/>
        </w:trPr>
        <w:tc>
          <w:tcPr>
            <w:tcW w:w="720" w:type="dxa"/>
          </w:tcPr>
          <w:p w14:paraId="17B28A2D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76B96D2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3585D227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9DBF02B" w14:textId="77777777" w:rsidR="003D1B71" w:rsidRDefault="003D1B71" w:rsidP="005801E5">
            <w:pPr>
              <w:pStyle w:val="Heading1"/>
            </w:pPr>
          </w:p>
        </w:tc>
      </w:tr>
      <w:tr w:rsidR="003D1B71" w14:paraId="6B13BDB8" w14:textId="77777777" w:rsidTr="003D1B71">
        <w:trPr>
          <w:trHeight w:val="633"/>
        </w:trPr>
        <w:tc>
          <w:tcPr>
            <w:tcW w:w="720" w:type="dxa"/>
          </w:tcPr>
          <w:p w14:paraId="5CA389B8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8E7379B" w14:textId="32EF997A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del w:id="33" w:author="Author">
              <w:r w:rsidDel="0068290D">
                <w:rPr>
                  <w:noProof/>
                </w:rPr>
                <mc:AlternateContent>
                  <mc:Choice Requires="wpg">
                    <w:drawing>
                      <wp:inline distT="0" distB="0" distL="0" distR="0" wp14:anchorId="378A2545" wp14:editId="2CDFAB19">
                        <wp:extent cx="338455" cy="346075"/>
                        <wp:effectExtent l="0" t="0" r="4445" b="0"/>
                        <wp:docPr id="23" name="Group 23" descr="website icon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338455" cy="346075"/>
                                  <a:chOff x="0" y="0"/>
                                  <a:chExt cx="338455" cy="346075"/>
                                </a:xfrm>
                              </wpg:grpSpPr>
                              <wps:wsp>
                                <wps:cNvPr id="8" name="Freeform: Shape 273"/>
                                <wps:cNvSpPr>
                                  <a:spLocks noChangeAspect="1"/>
                                </wps:cNvSpPr>
                                <wps:spPr>
                                  <a:xfrm>
                                    <a:off x="0" y="0"/>
                                    <a:ext cx="338455" cy="346075"/>
                                  </a:xfrm>
                                  <a:custGeom>
                                    <a:avLst/>
                                    <a:gdLst>
                                      <a:gd name="connsiteX0" fmla="*/ 2554038 w 2731203"/>
                                      <a:gd name="connsiteY0" fmla="*/ 843497 h 2794134"/>
                                      <a:gd name="connsiteX1" fmla="*/ 2554990 w 2731203"/>
                                      <a:gd name="connsiteY1" fmla="*/ 843497 h 2794134"/>
                                      <a:gd name="connsiteX2" fmla="*/ 2574040 w 2731203"/>
                                      <a:gd name="connsiteY2" fmla="*/ 889217 h 2794134"/>
                                      <a:gd name="connsiteX3" fmla="*/ 2554038 w 2731203"/>
                                      <a:gd name="connsiteY3" fmla="*/ 843497 h 2794134"/>
                                      <a:gd name="connsiteX4" fmla="*/ 2630238 w 2731203"/>
                                      <a:gd name="connsiteY4" fmla="*/ 810160 h 2794134"/>
                                      <a:gd name="connsiteX5" fmla="*/ 2631190 w 2731203"/>
                                      <a:gd name="connsiteY5" fmla="*/ 810160 h 2794134"/>
                                      <a:gd name="connsiteX6" fmla="*/ 2651193 w 2731203"/>
                                      <a:gd name="connsiteY6" fmla="*/ 858737 h 2794134"/>
                                      <a:gd name="connsiteX7" fmla="*/ 2630238 w 2731203"/>
                                      <a:gd name="connsiteY7" fmla="*/ 810160 h 2794134"/>
                                      <a:gd name="connsiteX8" fmla="*/ 2475759 w 2731203"/>
                                      <a:gd name="connsiteY8" fmla="*/ 697568 h 2794134"/>
                                      <a:gd name="connsiteX9" fmla="*/ 2489267 w 2731203"/>
                                      <a:gd name="connsiteY9" fmla="*/ 717767 h 2794134"/>
                                      <a:gd name="connsiteX10" fmla="*/ 2488315 w 2731203"/>
                                      <a:gd name="connsiteY10" fmla="*/ 717767 h 2794134"/>
                                      <a:gd name="connsiteX11" fmla="*/ 2444909 w 2731203"/>
                                      <a:gd name="connsiteY11" fmla="*/ 651438 h 2794134"/>
                                      <a:gd name="connsiteX12" fmla="*/ 2454977 w 2731203"/>
                                      <a:gd name="connsiteY12" fmla="*/ 665379 h 2794134"/>
                                      <a:gd name="connsiteX13" fmla="*/ 2466407 w 2731203"/>
                                      <a:gd name="connsiteY13" fmla="*/ 682524 h 2794134"/>
                                      <a:gd name="connsiteX14" fmla="*/ 2475759 w 2731203"/>
                                      <a:gd name="connsiteY14" fmla="*/ 697568 h 2794134"/>
                                      <a:gd name="connsiteX15" fmla="*/ 382337 w 2731203"/>
                                      <a:gd name="connsiteY15" fmla="*/ 565367 h 2794134"/>
                                      <a:gd name="connsiteX16" fmla="*/ 363287 w 2731203"/>
                                      <a:gd name="connsiteY16" fmla="*/ 599657 h 2794134"/>
                                      <a:gd name="connsiteX17" fmla="*/ 345190 w 2731203"/>
                                      <a:gd name="connsiteY17" fmla="*/ 635852 h 2794134"/>
                                      <a:gd name="connsiteX18" fmla="*/ 336617 w 2731203"/>
                                      <a:gd name="connsiteY18" fmla="*/ 653949 h 2794134"/>
                                      <a:gd name="connsiteX19" fmla="*/ 328045 w 2731203"/>
                                      <a:gd name="connsiteY19" fmla="*/ 672047 h 2794134"/>
                                      <a:gd name="connsiteX20" fmla="*/ 311852 w 2731203"/>
                                      <a:gd name="connsiteY20" fmla="*/ 709194 h 2794134"/>
                                      <a:gd name="connsiteX21" fmla="*/ 134687 w 2731203"/>
                                      <a:gd name="connsiteY21" fmla="*/ 1227354 h 2794134"/>
                                      <a:gd name="connsiteX22" fmla="*/ 132782 w 2731203"/>
                                      <a:gd name="connsiteY22" fmla="*/ 1502627 h 2794134"/>
                                      <a:gd name="connsiteX23" fmla="*/ 189932 w 2731203"/>
                                      <a:gd name="connsiteY23" fmla="*/ 1772184 h 2794134"/>
                                      <a:gd name="connsiteX24" fmla="*/ 469015 w 2731203"/>
                                      <a:gd name="connsiteY24" fmla="*/ 2242719 h 2794134"/>
                                      <a:gd name="connsiteX25" fmla="*/ 919547 w 2731203"/>
                                      <a:gd name="connsiteY25" fmla="*/ 2553234 h 2794134"/>
                                      <a:gd name="connsiteX26" fmla="*/ 1458663 w 2731203"/>
                                      <a:gd name="connsiteY26" fmla="*/ 2645627 h 2794134"/>
                                      <a:gd name="connsiteX27" fmla="*/ 1987300 w 2731203"/>
                                      <a:gd name="connsiteY27" fmla="*/ 2503704 h 2794134"/>
                                      <a:gd name="connsiteX28" fmla="*/ 2407353 w 2731203"/>
                                      <a:gd name="connsiteY28" fmla="*/ 2153184 h 2794134"/>
                                      <a:gd name="connsiteX29" fmla="*/ 2642620 w 2731203"/>
                                      <a:gd name="connsiteY29" fmla="*/ 1658837 h 2794134"/>
                                      <a:gd name="connsiteX30" fmla="*/ 2679767 w 2731203"/>
                                      <a:gd name="connsiteY30" fmla="*/ 1776947 h 2794134"/>
                                      <a:gd name="connsiteX31" fmla="*/ 2382588 w 2731203"/>
                                      <a:gd name="connsiteY31" fmla="*/ 2277962 h 2794134"/>
                                      <a:gd name="connsiteX32" fmla="*/ 1903480 w 2731203"/>
                                      <a:gd name="connsiteY32" fmla="*/ 2604669 h 2794134"/>
                                      <a:gd name="connsiteX33" fmla="*/ 1332932 w 2731203"/>
                                      <a:gd name="connsiteY33" fmla="*/ 2697062 h 2794134"/>
                                      <a:gd name="connsiteX34" fmla="*/ 779530 w 2731203"/>
                                      <a:gd name="connsiteY34" fmla="*/ 2538947 h 2794134"/>
                                      <a:gd name="connsiteX35" fmla="*/ 347095 w 2731203"/>
                                      <a:gd name="connsiteY35" fmla="*/ 2162709 h 2794134"/>
                                      <a:gd name="connsiteX36" fmla="*/ 116590 w 2731203"/>
                                      <a:gd name="connsiteY36" fmla="*/ 1640739 h 2794134"/>
                                      <a:gd name="connsiteX37" fmla="*/ 129925 w 2731203"/>
                                      <a:gd name="connsiteY37" fmla="*/ 1072097 h 2794134"/>
                                      <a:gd name="connsiteX38" fmla="*/ 228032 w 2731203"/>
                                      <a:gd name="connsiteY38" fmla="*/ 804444 h 2794134"/>
                                      <a:gd name="connsiteX39" fmla="*/ 382337 w 2731203"/>
                                      <a:gd name="connsiteY39" fmla="*/ 565367 h 2794134"/>
                                      <a:gd name="connsiteX40" fmla="*/ 2429260 w 2731203"/>
                                      <a:gd name="connsiteY40" fmla="*/ 494882 h 2794134"/>
                                      <a:gd name="connsiteX41" fmla="*/ 2434975 w 2731203"/>
                                      <a:gd name="connsiteY41" fmla="*/ 497739 h 2794134"/>
                                      <a:gd name="connsiteX42" fmla="*/ 2441642 w 2731203"/>
                                      <a:gd name="connsiteY42" fmla="*/ 501549 h 2794134"/>
                                      <a:gd name="connsiteX43" fmla="*/ 2468312 w 2731203"/>
                                      <a:gd name="connsiteY43" fmla="*/ 534887 h 2794134"/>
                                      <a:gd name="connsiteX44" fmla="*/ 2494030 w 2731203"/>
                                      <a:gd name="connsiteY44" fmla="*/ 569177 h 2794134"/>
                                      <a:gd name="connsiteX45" fmla="*/ 2526415 w 2731203"/>
                                      <a:gd name="connsiteY45" fmla="*/ 616802 h 2794134"/>
                                      <a:gd name="connsiteX46" fmla="*/ 2564515 w 2731203"/>
                                      <a:gd name="connsiteY46" fmla="*/ 678714 h 2794134"/>
                                      <a:gd name="connsiteX47" fmla="*/ 2582612 w 2731203"/>
                                      <a:gd name="connsiteY47" fmla="*/ 711099 h 2794134"/>
                                      <a:gd name="connsiteX48" fmla="*/ 2591185 w 2731203"/>
                                      <a:gd name="connsiteY48" fmla="*/ 727292 h 2794134"/>
                                      <a:gd name="connsiteX49" fmla="*/ 2598805 w 2731203"/>
                                      <a:gd name="connsiteY49" fmla="*/ 743484 h 2794134"/>
                                      <a:gd name="connsiteX50" fmla="*/ 2596900 w 2731203"/>
                                      <a:gd name="connsiteY50" fmla="*/ 742532 h 2794134"/>
                                      <a:gd name="connsiteX51" fmla="*/ 2578802 w 2731203"/>
                                      <a:gd name="connsiteY51" fmla="*/ 709194 h 2794134"/>
                                      <a:gd name="connsiteX52" fmla="*/ 2559752 w 2731203"/>
                                      <a:gd name="connsiteY52" fmla="*/ 675857 h 2794134"/>
                                      <a:gd name="connsiteX53" fmla="*/ 2518795 w 2731203"/>
                                      <a:gd name="connsiteY53" fmla="*/ 611087 h 2794134"/>
                                      <a:gd name="connsiteX54" fmla="*/ 2486410 w 2731203"/>
                                      <a:gd name="connsiteY54" fmla="*/ 566319 h 2794134"/>
                                      <a:gd name="connsiteX55" fmla="*/ 2458787 w 2731203"/>
                                      <a:gd name="connsiteY55" fmla="*/ 530124 h 2794134"/>
                                      <a:gd name="connsiteX56" fmla="*/ 2444500 w 2731203"/>
                                      <a:gd name="connsiteY56" fmla="*/ 512027 h 2794134"/>
                                      <a:gd name="connsiteX57" fmla="*/ 2280670 w 2731203"/>
                                      <a:gd name="connsiteY57" fmla="*/ 458687 h 2794134"/>
                                      <a:gd name="connsiteX58" fmla="*/ 2296862 w 2731203"/>
                                      <a:gd name="connsiteY58" fmla="*/ 465354 h 2794134"/>
                                      <a:gd name="connsiteX59" fmla="*/ 2400566 w 2731203"/>
                                      <a:gd name="connsiteY59" fmla="*/ 585131 h 2794134"/>
                                      <a:gd name="connsiteX60" fmla="*/ 2444909 w 2731203"/>
                                      <a:gd name="connsiteY60" fmla="*/ 651438 h 2794134"/>
                                      <a:gd name="connsiteX61" fmla="*/ 2442595 w 2731203"/>
                                      <a:gd name="connsiteY61" fmla="*/ 648234 h 2794134"/>
                                      <a:gd name="connsiteX62" fmla="*/ 2418782 w 2731203"/>
                                      <a:gd name="connsiteY62" fmla="*/ 613944 h 2794134"/>
                                      <a:gd name="connsiteX63" fmla="*/ 2393065 w 2731203"/>
                                      <a:gd name="connsiteY63" fmla="*/ 581559 h 2794134"/>
                                      <a:gd name="connsiteX64" fmla="*/ 2379730 w 2731203"/>
                                      <a:gd name="connsiteY64" fmla="*/ 565367 h 2794134"/>
                                      <a:gd name="connsiteX65" fmla="*/ 2366395 w 2731203"/>
                                      <a:gd name="connsiteY65" fmla="*/ 549174 h 2794134"/>
                                      <a:gd name="connsiteX66" fmla="*/ 2338772 w 2731203"/>
                                      <a:gd name="connsiteY66" fmla="*/ 517742 h 2794134"/>
                                      <a:gd name="connsiteX67" fmla="*/ 2280670 w 2731203"/>
                                      <a:gd name="connsiteY67" fmla="*/ 458687 h 2794134"/>
                                      <a:gd name="connsiteX68" fmla="*/ 1399608 w 2731203"/>
                                      <a:gd name="connsiteY68" fmla="*/ 153887 h 2794134"/>
                                      <a:gd name="connsiteX69" fmla="*/ 2618808 w 2731203"/>
                                      <a:gd name="connsiteY69" fmla="*/ 1373087 h 2794134"/>
                                      <a:gd name="connsiteX70" fmla="*/ 2612513 w 2731203"/>
                                      <a:gd name="connsiteY70" fmla="*/ 1497743 h 2794134"/>
                                      <a:gd name="connsiteX71" fmla="*/ 2595954 w 2731203"/>
                                      <a:gd name="connsiteY71" fmla="*/ 1606243 h 2794134"/>
                                      <a:gd name="connsiteX72" fmla="*/ 2598805 w 2731203"/>
                                      <a:gd name="connsiteY72" fmla="*/ 1612164 h 2794134"/>
                                      <a:gd name="connsiteX73" fmla="*/ 2620713 w 2731203"/>
                                      <a:gd name="connsiteY73" fmla="*/ 1667409 h 2794134"/>
                                      <a:gd name="connsiteX74" fmla="*/ 2408305 w 2731203"/>
                                      <a:gd name="connsiteY74" fmla="*/ 2112227 h 2794134"/>
                                      <a:gd name="connsiteX75" fmla="*/ 2041592 w 2731203"/>
                                      <a:gd name="connsiteY75" fmla="*/ 2439887 h 2794134"/>
                                      <a:gd name="connsiteX76" fmla="*/ 1578677 w 2731203"/>
                                      <a:gd name="connsiteY76" fmla="*/ 2599907 h 2794134"/>
                                      <a:gd name="connsiteX77" fmla="*/ 1091950 w 2731203"/>
                                      <a:gd name="connsiteY77" fmla="*/ 2569427 h 2794134"/>
                                      <a:gd name="connsiteX78" fmla="*/ 656657 w 2731203"/>
                                      <a:gd name="connsiteY78" fmla="*/ 2353209 h 2794134"/>
                                      <a:gd name="connsiteX79" fmla="*/ 339475 w 2731203"/>
                                      <a:gd name="connsiteY79" fmla="*/ 1987449 h 2794134"/>
                                      <a:gd name="connsiteX80" fmla="*/ 188980 w 2731203"/>
                                      <a:gd name="connsiteY80" fmla="*/ 1529297 h 2794134"/>
                                      <a:gd name="connsiteX81" fmla="*/ 186849 w 2731203"/>
                                      <a:gd name="connsiteY81" fmla="*/ 1498705 h 2794134"/>
                                      <a:gd name="connsiteX82" fmla="*/ 186703 w 2731203"/>
                                      <a:gd name="connsiteY82" fmla="*/ 1497743 h 2794134"/>
                                      <a:gd name="connsiteX83" fmla="*/ 186492 w 2731203"/>
                                      <a:gd name="connsiteY83" fmla="*/ 1493576 h 2794134"/>
                                      <a:gd name="connsiteX84" fmla="*/ 180586 w 2731203"/>
                                      <a:gd name="connsiteY84" fmla="*/ 1408776 h 2794134"/>
                                      <a:gd name="connsiteX85" fmla="*/ 181167 w 2731203"/>
                                      <a:gd name="connsiteY85" fmla="*/ 1388115 h 2794134"/>
                                      <a:gd name="connsiteX86" fmla="*/ 180408 w 2731203"/>
                                      <a:gd name="connsiteY86" fmla="*/ 1373087 h 2794134"/>
                                      <a:gd name="connsiteX87" fmla="*/ 183073 w 2731203"/>
                                      <a:gd name="connsiteY87" fmla="*/ 1320311 h 2794134"/>
                                      <a:gd name="connsiteX88" fmla="*/ 183979 w 2731203"/>
                                      <a:gd name="connsiteY88" fmla="*/ 1288077 h 2794134"/>
                                      <a:gd name="connsiteX89" fmla="*/ 185178 w 2731203"/>
                                      <a:gd name="connsiteY89" fmla="*/ 1278633 h 2794134"/>
                                      <a:gd name="connsiteX90" fmla="*/ 186703 w 2731203"/>
                                      <a:gd name="connsiteY90" fmla="*/ 1248431 h 2794134"/>
                                      <a:gd name="connsiteX91" fmla="*/ 1399608 w 2731203"/>
                                      <a:gd name="connsiteY91" fmla="*/ 153887 h 2794134"/>
                                      <a:gd name="connsiteX92" fmla="*/ 823345 w 2731203"/>
                                      <a:gd name="connsiteY92" fmla="*/ 112930 h 2794134"/>
                                      <a:gd name="connsiteX93" fmla="*/ 690948 w 2731203"/>
                                      <a:gd name="connsiteY93" fmla="*/ 207227 h 2794134"/>
                                      <a:gd name="connsiteX94" fmla="*/ 431868 w 2731203"/>
                                      <a:gd name="connsiteY94" fmla="*/ 411062 h 2794134"/>
                                      <a:gd name="connsiteX95" fmla="*/ 228985 w 2731203"/>
                                      <a:gd name="connsiteY95" fmla="*/ 670142 h 2794134"/>
                                      <a:gd name="connsiteX96" fmla="*/ 93730 w 2731203"/>
                                      <a:gd name="connsiteY96" fmla="*/ 971132 h 2794134"/>
                                      <a:gd name="connsiteX97" fmla="*/ 35628 w 2731203"/>
                                      <a:gd name="connsiteY97" fmla="*/ 1294982 h 2794134"/>
                                      <a:gd name="connsiteX98" fmla="*/ 55630 w 2731203"/>
                                      <a:gd name="connsiteY98" fmla="*/ 1623595 h 2794134"/>
                                      <a:gd name="connsiteX99" fmla="*/ 72775 w 2731203"/>
                                      <a:gd name="connsiteY99" fmla="*/ 1704557 h 2794134"/>
                                      <a:gd name="connsiteX100" fmla="*/ 83253 w 2731203"/>
                                      <a:gd name="connsiteY100" fmla="*/ 1744562 h 2794134"/>
                                      <a:gd name="connsiteX101" fmla="*/ 94683 w 2731203"/>
                                      <a:gd name="connsiteY101" fmla="*/ 1784567 h 2794134"/>
                                      <a:gd name="connsiteX102" fmla="*/ 153738 w 2731203"/>
                                      <a:gd name="connsiteY102" fmla="*/ 1938872 h 2794134"/>
                                      <a:gd name="connsiteX103" fmla="*/ 230890 w 2731203"/>
                                      <a:gd name="connsiteY103" fmla="*/ 2084605 h 2794134"/>
                                      <a:gd name="connsiteX104" fmla="*/ 325188 w 2731203"/>
                                      <a:gd name="connsiteY104" fmla="*/ 2219860 h 2794134"/>
                                      <a:gd name="connsiteX105" fmla="*/ 434725 w 2731203"/>
                                      <a:gd name="connsiteY105" fmla="*/ 2343685 h 2794134"/>
                                      <a:gd name="connsiteX106" fmla="*/ 558550 w 2731203"/>
                                      <a:gd name="connsiteY106" fmla="*/ 2452270 h 2794134"/>
                                      <a:gd name="connsiteX107" fmla="*/ 693805 w 2731203"/>
                                      <a:gd name="connsiteY107" fmla="*/ 2546567 h 2794134"/>
                                      <a:gd name="connsiteX108" fmla="*/ 730000 w 2731203"/>
                                      <a:gd name="connsiteY108" fmla="*/ 2567522 h 2794134"/>
                                      <a:gd name="connsiteX109" fmla="*/ 748098 w 2731203"/>
                                      <a:gd name="connsiteY109" fmla="*/ 2578000 h 2794134"/>
                                      <a:gd name="connsiteX110" fmla="*/ 766195 w 2731203"/>
                                      <a:gd name="connsiteY110" fmla="*/ 2587525 h 2794134"/>
                                      <a:gd name="connsiteX111" fmla="*/ 803343 w 2731203"/>
                                      <a:gd name="connsiteY111" fmla="*/ 2606575 h 2794134"/>
                                      <a:gd name="connsiteX112" fmla="*/ 840490 w 2731203"/>
                                      <a:gd name="connsiteY112" fmla="*/ 2623720 h 2794134"/>
                                      <a:gd name="connsiteX113" fmla="*/ 994795 w 2731203"/>
                                      <a:gd name="connsiteY113" fmla="*/ 2682775 h 2794134"/>
                                      <a:gd name="connsiteX114" fmla="*/ 1155768 w 2731203"/>
                                      <a:gd name="connsiteY114" fmla="*/ 2721827 h 2794134"/>
                                      <a:gd name="connsiteX115" fmla="*/ 1808230 w 2731203"/>
                                      <a:gd name="connsiteY115" fmla="*/ 2681822 h 2794134"/>
                                      <a:gd name="connsiteX116" fmla="*/ 2108268 w 2731203"/>
                                      <a:gd name="connsiteY116" fmla="*/ 2545615 h 2794134"/>
                                      <a:gd name="connsiteX117" fmla="*/ 2367348 w 2731203"/>
                                      <a:gd name="connsiteY117" fmla="*/ 2341780 h 2794134"/>
                                      <a:gd name="connsiteX118" fmla="*/ 2570230 w 2731203"/>
                                      <a:gd name="connsiteY118" fmla="*/ 2082700 h 2794134"/>
                                      <a:gd name="connsiteX119" fmla="*/ 2705485 w 2731203"/>
                                      <a:gd name="connsiteY119" fmla="*/ 1781710 h 2794134"/>
                                      <a:gd name="connsiteX120" fmla="*/ 2731203 w 2731203"/>
                                      <a:gd name="connsiteY120" fmla="*/ 1908392 h 2794134"/>
                                      <a:gd name="connsiteX121" fmla="*/ 2695960 w 2731203"/>
                                      <a:gd name="connsiteY121" fmla="*/ 1988402 h 2794134"/>
                                      <a:gd name="connsiteX122" fmla="*/ 2675958 w 2731203"/>
                                      <a:gd name="connsiteY122" fmla="*/ 2027455 h 2794134"/>
                                      <a:gd name="connsiteX123" fmla="*/ 2655003 w 2731203"/>
                                      <a:gd name="connsiteY123" fmla="*/ 2065555 h 2794134"/>
                                      <a:gd name="connsiteX124" fmla="*/ 2610235 w 2731203"/>
                                      <a:gd name="connsiteY124" fmla="*/ 2139850 h 2794134"/>
                                      <a:gd name="connsiteX125" fmla="*/ 2586423 w 2731203"/>
                                      <a:gd name="connsiteY125" fmla="*/ 2176045 h 2794134"/>
                                      <a:gd name="connsiteX126" fmla="*/ 2560705 w 2731203"/>
                                      <a:gd name="connsiteY126" fmla="*/ 2211287 h 2794134"/>
                                      <a:gd name="connsiteX127" fmla="*/ 2322580 w 2731203"/>
                                      <a:gd name="connsiteY127" fmla="*/ 2464652 h 2794134"/>
                                      <a:gd name="connsiteX128" fmla="*/ 1702503 w 2731203"/>
                                      <a:gd name="connsiteY128" fmla="*/ 2764690 h 2794134"/>
                                      <a:gd name="connsiteX129" fmla="*/ 1358650 w 2731203"/>
                                      <a:gd name="connsiteY129" fmla="*/ 2793265 h 2794134"/>
                                      <a:gd name="connsiteX130" fmla="*/ 1186248 w 2731203"/>
                                      <a:gd name="connsiteY130" fmla="*/ 2777072 h 2794134"/>
                                      <a:gd name="connsiteX131" fmla="*/ 1143385 w 2731203"/>
                                      <a:gd name="connsiteY131" fmla="*/ 2769452 h 2794134"/>
                                      <a:gd name="connsiteX132" fmla="*/ 1101475 w 2731203"/>
                                      <a:gd name="connsiteY132" fmla="*/ 2760880 h 2794134"/>
                                      <a:gd name="connsiteX133" fmla="*/ 1017655 w 2731203"/>
                                      <a:gd name="connsiteY133" fmla="*/ 2738972 h 2794134"/>
                                      <a:gd name="connsiteX134" fmla="*/ 976698 w 2731203"/>
                                      <a:gd name="connsiteY134" fmla="*/ 2726590 h 2794134"/>
                                      <a:gd name="connsiteX135" fmla="*/ 935740 w 2731203"/>
                                      <a:gd name="connsiteY135" fmla="*/ 2712302 h 2794134"/>
                                      <a:gd name="connsiteX136" fmla="*/ 854778 w 2731203"/>
                                      <a:gd name="connsiteY136" fmla="*/ 2680870 h 2794134"/>
                                      <a:gd name="connsiteX137" fmla="*/ 815725 w 2731203"/>
                                      <a:gd name="connsiteY137" fmla="*/ 2662772 h 2794134"/>
                                      <a:gd name="connsiteX138" fmla="*/ 776673 w 2731203"/>
                                      <a:gd name="connsiteY138" fmla="*/ 2643722 h 2794134"/>
                                      <a:gd name="connsiteX139" fmla="*/ 700473 w 2731203"/>
                                      <a:gd name="connsiteY139" fmla="*/ 2602765 h 2794134"/>
                                      <a:gd name="connsiteX140" fmla="*/ 663325 w 2731203"/>
                                      <a:gd name="connsiteY140" fmla="*/ 2580857 h 2794134"/>
                                      <a:gd name="connsiteX141" fmla="*/ 627130 w 2731203"/>
                                      <a:gd name="connsiteY141" fmla="*/ 2557045 h 2794134"/>
                                      <a:gd name="connsiteX142" fmla="*/ 609033 w 2731203"/>
                                      <a:gd name="connsiteY142" fmla="*/ 2545615 h 2794134"/>
                                      <a:gd name="connsiteX143" fmla="*/ 591888 w 2731203"/>
                                      <a:gd name="connsiteY143" fmla="*/ 2533232 h 2794134"/>
                                      <a:gd name="connsiteX144" fmla="*/ 556645 w 2731203"/>
                                      <a:gd name="connsiteY144" fmla="*/ 2507515 h 2794134"/>
                                      <a:gd name="connsiteX145" fmla="*/ 426153 w 2731203"/>
                                      <a:gd name="connsiteY145" fmla="*/ 2395120 h 2794134"/>
                                      <a:gd name="connsiteX146" fmla="*/ 309948 w 2731203"/>
                                      <a:gd name="connsiteY146" fmla="*/ 2268437 h 2794134"/>
                                      <a:gd name="connsiteX147" fmla="*/ 210888 w 2731203"/>
                                      <a:gd name="connsiteY147" fmla="*/ 2128420 h 2794134"/>
                                      <a:gd name="connsiteX148" fmla="*/ 168025 w 2731203"/>
                                      <a:gd name="connsiteY148" fmla="*/ 2054125 h 2794134"/>
                                      <a:gd name="connsiteX149" fmla="*/ 148023 w 2731203"/>
                                      <a:gd name="connsiteY149" fmla="*/ 2016025 h 2794134"/>
                                      <a:gd name="connsiteX150" fmla="*/ 128973 w 2731203"/>
                                      <a:gd name="connsiteY150" fmla="*/ 1977925 h 2794134"/>
                                      <a:gd name="connsiteX151" fmla="*/ 111828 w 2731203"/>
                                      <a:gd name="connsiteY151" fmla="*/ 1938872 h 2794134"/>
                                      <a:gd name="connsiteX152" fmla="*/ 103255 w 2731203"/>
                                      <a:gd name="connsiteY152" fmla="*/ 1918870 h 2794134"/>
                                      <a:gd name="connsiteX153" fmla="*/ 95635 w 2731203"/>
                                      <a:gd name="connsiteY153" fmla="*/ 1898867 h 2794134"/>
                                      <a:gd name="connsiteX154" fmla="*/ 80395 w 2731203"/>
                                      <a:gd name="connsiteY154" fmla="*/ 1858862 h 2794134"/>
                                      <a:gd name="connsiteX155" fmla="*/ 67060 w 2731203"/>
                                      <a:gd name="connsiteY155" fmla="*/ 1817905 h 2794134"/>
                                      <a:gd name="connsiteX156" fmla="*/ 43248 w 2731203"/>
                                      <a:gd name="connsiteY156" fmla="*/ 1735990 h 2794134"/>
                                      <a:gd name="connsiteX157" fmla="*/ 33723 w 2731203"/>
                                      <a:gd name="connsiteY157" fmla="*/ 1694080 h 2794134"/>
                                      <a:gd name="connsiteX158" fmla="*/ 25150 w 2731203"/>
                                      <a:gd name="connsiteY158" fmla="*/ 1652170 h 2794134"/>
                                      <a:gd name="connsiteX159" fmla="*/ 3243 w 2731203"/>
                                      <a:gd name="connsiteY159" fmla="*/ 1482625 h 2794134"/>
                                      <a:gd name="connsiteX160" fmla="*/ 21340 w 2731203"/>
                                      <a:gd name="connsiteY160" fmla="*/ 1142582 h 2794134"/>
                                      <a:gd name="connsiteX161" fmla="*/ 28960 w 2731203"/>
                                      <a:gd name="connsiteY161" fmla="*/ 1100672 h 2794134"/>
                                      <a:gd name="connsiteX162" fmla="*/ 38485 w 2731203"/>
                                      <a:gd name="connsiteY162" fmla="*/ 1058762 h 2794134"/>
                                      <a:gd name="connsiteX163" fmla="*/ 48963 w 2731203"/>
                                      <a:gd name="connsiteY163" fmla="*/ 1017805 h 2794134"/>
                                      <a:gd name="connsiteX164" fmla="*/ 61345 w 2731203"/>
                                      <a:gd name="connsiteY164" fmla="*/ 976847 h 2794134"/>
                                      <a:gd name="connsiteX165" fmla="*/ 67060 w 2731203"/>
                                      <a:gd name="connsiteY165" fmla="*/ 956845 h 2794134"/>
                                      <a:gd name="connsiteX166" fmla="*/ 73728 w 2731203"/>
                                      <a:gd name="connsiteY166" fmla="*/ 935890 h 2794134"/>
                                      <a:gd name="connsiteX167" fmla="*/ 88015 w 2731203"/>
                                      <a:gd name="connsiteY167" fmla="*/ 895885 h 2794134"/>
                                      <a:gd name="connsiteX168" fmla="*/ 104208 w 2731203"/>
                                      <a:gd name="connsiteY168" fmla="*/ 855880 h 2794134"/>
                                      <a:gd name="connsiteX169" fmla="*/ 120400 w 2731203"/>
                                      <a:gd name="connsiteY169" fmla="*/ 816827 h 2794134"/>
                                      <a:gd name="connsiteX170" fmla="*/ 157548 w 2731203"/>
                                      <a:gd name="connsiteY170" fmla="*/ 740627 h 2794134"/>
                                      <a:gd name="connsiteX171" fmla="*/ 177550 w 2731203"/>
                                      <a:gd name="connsiteY171" fmla="*/ 703480 h 2794134"/>
                                      <a:gd name="connsiteX172" fmla="*/ 199458 w 2731203"/>
                                      <a:gd name="connsiteY172" fmla="*/ 666332 h 2794134"/>
                                      <a:gd name="connsiteX173" fmla="*/ 222318 w 2731203"/>
                                      <a:gd name="connsiteY173" fmla="*/ 630137 h 2794134"/>
                                      <a:gd name="connsiteX174" fmla="*/ 245178 w 2731203"/>
                                      <a:gd name="connsiteY174" fmla="*/ 594895 h 2794134"/>
                                      <a:gd name="connsiteX175" fmla="*/ 269943 w 2731203"/>
                                      <a:gd name="connsiteY175" fmla="*/ 560605 h 2794134"/>
                                      <a:gd name="connsiteX176" fmla="*/ 295660 w 2731203"/>
                                      <a:gd name="connsiteY176" fmla="*/ 526315 h 2794134"/>
                                      <a:gd name="connsiteX177" fmla="*/ 533785 w 2731203"/>
                                      <a:gd name="connsiteY177" fmla="*/ 287237 h 2794134"/>
                                      <a:gd name="connsiteX178" fmla="*/ 823345 w 2731203"/>
                                      <a:gd name="connsiteY178" fmla="*/ 112930 h 2794134"/>
                                      <a:gd name="connsiteX179" fmla="*/ 1879668 w 2731203"/>
                                      <a:gd name="connsiteY179" fmla="*/ 109120 h 2794134"/>
                                      <a:gd name="connsiteX180" fmla="*/ 1932055 w 2731203"/>
                                      <a:gd name="connsiteY180" fmla="*/ 124360 h 2794134"/>
                                      <a:gd name="connsiteX181" fmla="*/ 1984443 w 2731203"/>
                                      <a:gd name="connsiteY181" fmla="*/ 142457 h 2794134"/>
                                      <a:gd name="connsiteX182" fmla="*/ 2406400 w 2731203"/>
                                      <a:gd name="connsiteY182" fmla="*/ 459640 h 2794134"/>
                                      <a:gd name="connsiteX183" fmla="*/ 2376873 w 2731203"/>
                                      <a:gd name="connsiteY183" fmla="*/ 432970 h 2794134"/>
                                      <a:gd name="connsiteX184" fmla="*/ 2346393 w 2731203"/>
                                      <a:gd name="connsiteY184" fmla="*/ 407252 h 2794134"/>
                                      <a:gd name="connsiteX185" fmla="*/ 1879668 w 2731203"/>
                                      <a:gd name="connsiteY185" fmla="*/ 109120 h 2794134"/>
                                      <a:gd name="connsiteX186" fmla="*/ 1596775 w 2731203"/>
                                      <a:gd name="connsiteY186" fmla="*/ 107215 h 2794134"/>
                                      <a:gd name="connsiteX187" fmla="*/ 1618682 w 2731203"/>
                                      <a:gd name="connsiteY187" fmla="*/ 107215 h 2794134"/>
                                      <a:gd name="connsiteX188" fmla="*/ 1658687 w 2731203"/>
                                      <a:gd name="connsiteY188" fmla="*/ 114835 h 2794134"/>
                                      <a:gd name="connsiteX189" fmla="*/ 1698692 w 2731203"/>
                                      <a:gd name="connsiteY189" fmla="*/ 124360 h 2794134"/>
                                      <a:gd name="connsiteX190" fmla="*/ 1718695 w 2731203"/>
                                      <a:gd name="connsiteY190" fmla="*/ 129122 h 2794134"/>
                                      <a:gd name="connsiteX191" fmla="*/ 1738697 w 2731203"/>
                                      <a:gd name="connsiteY191" fmla="*/ 134837 h 2794134"/>
                                      <a:gd name="connsiteX192" fmla="*/ 1777750 w 2731203"/>
                                      <a:gd name="connsiteY192" fmla="*/ 146267 h 2794134"/>
                                      <a:gd name="connsiteX193" fmla="*/ 1930150 w 2731203"/>
                                      <a:gd name="connsiteY193" fmla="*/ 206275 h 2794134"/>
                                      <a:gd name="connsiteX194" fmla="*/ 2206375 w 2731203"/>
                                      <a:gd name="connsiteY194" fmla="*/ 381535 h 2794134"/>
                                      <a:gd name="connsiteX195" fmla="*/ 2185420 w 2731203"/>
                                      <a:gd name="connsiteY195" fmla="*/ 371057 h 2794134"/>
                                      <a:gd name="connsiteX196" fmla="*/ 2175895 w 2731203"/>
                                      <a:gd name="connsiteY196" fmla="*/ 365342 h 2794134"/>
                                      <a:gd name="connsiteX197" fmla="*/ 1532005 w 2731203"/>
                                      <a:gd name="connsiteY197" fmla="*/ 108167 h 2794134"/>
                                      <a:gd name="connsiteX198" fmla="*/ 1574867 w 2731203"/>
                                      <a:gd name="connsiteY198" fmla="*/ 108167 h 2794134"/>
                                      <a:gd name="connsiteX199" fmla="*/ 1399607 w 2731203"/>
                                      <a:gd name="connsiteY199" fmla="*/ 81497 h 2794134"/>
                                      <a:gd name="connsiteX200" fmla="*/ 1348172 w 2731203"/>
                                      <a:gd name="connsiteY200" fmla="*/ 89117 h 2794134"/>
                                      <a:gd name="connsiteX201" fmla="*/ 1334837 w 2731203"/>
                                      <a:gd name="connsiteY201" fmla="*/ 91022 h 2794134"/>
                                      <a:gd name="connsiteX202" fmla="*/ 1321502 w 2731203"/>
                                      <a:gd name="connsiteY202" fmla="*/ 93879 h 2794134"/>
                                      <a:gd name="connsiteX203" fmla="*/ 1295785 w 2731203"/>
                                      <a:gd name="connsiteY203" fmla="*/ 99594 h 2794134"/>
                                      <a:gd name="connsiteX204" fmla="*/ 853825 w 2731203"/>
                                      <a:gd name="connsiteY204" fmla="*/ 217704 h 2794134"/>
                                      <a:gd name="connsiteX205" fmla="*/ 482350 w 2731203"/>
                                      <a:gd name="connsiteY205" fmla="*/ 483452 h 2794134"/>
                                      <a:gd name="connsiteX206" fmla="*/ 626177 w 2731203"/>
                                      <a:gd name="connsiteY206" fmla="*/ 327242 h 2794134"/>
                                      <a:gd name="connsiteX207" fmla="*/ 802390 w 2731203"/>
                                      <a:gd name="connsiteY207" fmla="*/ 219609 h 2794134"/>
                                      <a:gd name="connsiteX208" fmla="*/ 896687 w 2731203"/>
                                      <a:gd name="connsiteY208" fmla="*/ 176747 h 2794134"/>
                                      <a:gd name="connsiteX209" fmla="*/ 945265 w 2731203"/>
                                      <a:gd name="connsiteY209" fmla="*/ 158649 h 2794134"/>
                                      <a:gd name="connsiteX210" fmla="*/ 993842 w 2731203"/>
                                      <a:gd name="connsiteY210" fmla="*/ 142457 h 2794134"/>
                                      <a:gd name="connsiteX211" fmla="*/ 1194820 w 2731203"/>
                                      <a:gd name="connsiteY211" fmla="*/ 95784 h 2794134"/>
                                      <a:gd name="connsiteX212" fmla="*/ 1399607 w 2731203"/>
                                      <a:gd name="connsiteY212" fmla="*/ 81497 h 2794134"/>
                                      <a:gd name="connsiteX213" fmla="*/ 1362475 w 2731203"/>
                                      <a:gd name="connsiteY213" fmla="*/ 222 h 2794134"/>
                                      <a:gd name="connsiteX214" fmla="*/ 1783465 w 2731203"/>
                                      <a:gd name="connsiteY214" fmla="*/ 57685 h 2794134"/>
                                      <a:gd name="connsiteX215" fmla="*/ 1748223 w 2731203"/>
                                      <a:gd name="connsiteY215" fmla="*/ 51970 h 2794134"/>
                                      <a:gd name="connsiteX216" fmla="*/ 1711075 w 2731203"/>
                                      <a:gd name="connsiteY216" fmla="*/ 48160 h 2794134"/>
                                      <a:gd name="connsiteX217" fmla="*/ 1612015 w 2731203"/>
                                      <a:gd name="connsiteY217" fmla="*/ 28157 h 2794134"/>
                                      <a:gd name="connsiteX218" fmla="*/ 1561533 w 2731203"/>
                                      <a:gd name="connsiteY218" fmla="*/ 21490 h 2794134"/>
                                      <a:gd name="connsiteX219" fmla="*/ 1511050 w 2731203"/>
                                      <a:gd name="connsiteY219" fmla="*/ 16727 h 2794134"/>
                                      <a:gd name="connsiteX220" fmla="*/ 1460568 w 2731203"/>
                                      <a:gd name="connsiteY220" fmla="*/ 12917 h 2794134"/>
                                      <a:gd name="connsiteX221" fmla="*/ 1410085 w 2731203"/>
                                      <a:gd name="connsiteY221" fmla="*/ 11012 h 2794134"/>
                                      <a:gd name="connsiteX222" fmla="*/ 1359603 w 2731203"/>
                                      <a:gd name="connsiteY222" fmla="*/ 11965 h 2794134"/>
                                      <a:gd name="connsiteX223" fmla="*/ 1333885 w 2731203"/>
                                      <a:gd name="connsiteY223" fmla="*/ 12917 h 2794134"/>
                                      <a:gd name="connsiteX224" fmla="*/ 1309120 w 2731203"/>
                                      <a:gd name="connsiteY224" fmla="*/ 14822 h 2794134"/>
                                      <a:gd name="connsiteX225" fmla="*/ 913833 w 2731203"/>
                                      <a:gd name="connsiteY225" fmla="*/ 98642 h 2794134"/>
                                      <a:gd name="connsiteX226" fmla="*/ 931930 w 2731203"/>
                                      <a:gd name="connsiteY226" fmla="*/ 89117 h 2794134"/>
                                      <a:gd name="connsiteX227" fmla="*/ 946218 w 2731203"/>
                                      <a:gd name="connsiteY227" fmla="*/ 82450 h 2794134"/>
                                      <a:gd name="connsiteX228" fmla="*/ 982413 w 2731203"/>
                                      <a:gd name="connsiteY228" fmla="*/ 66257 h 2794134"/>
                                      <a:gd name="connsiteX229" fmla="*/ 1013845 w 2731203"/>
                                      <a:gd name="connsiteY229" fmla="*/ 54827 h 2794134"/>
                                      <a:gd name="connsiteX230" fmla="*/ 1060518 w 2731203"/>
                                      <a:gd name="connsiteY230" fmla="*/ 40540 h 2794134"/>
                                      <a:gd name="connsiteX231" fmla="*/ 1128145 w 2731203"/>
                                      <a:gd name="connsiteY231" fmla="*/ 24347 h 2794134"/>
                                      <a:gd name="connsiteX232" fmla="*/ 1171008 w 2731203"/>
                                      <a:gd name="connsiteY232" fmla="*/ 16727 h 2794134"/>
                                      <a:gd name="connsiteX233" fmla="*/ 1194820 w 2731203"/>
                                      <a:gd name="connsiteY233" fmla="*/ 12917 h 2794134"/>
                                      <a:gd name="connsiteX234" fmla="*/ 1220538 w 2731203"/>
                                      <a:gd name="connsiteY234" fmla="*/ 10060 h 2794134"/>
                                      <a:gd name="connsiteX235" fmla="*/ 1362475 w 2731203"/>
                                      <a:gd name="connsiteY235" fmla="*/ 222 h 2794134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  <a:cxn ang="0">
                                        <a:pos x="connsiteX39" y="connsiteY39"/>
                                      </a:cxn>
                                      <a:cxn ang="0">
                                        <a:pos x="connsiteX40" y="connsiteY40"/>
                                      </a:cxn>
                                      <a:cxn ang="0">
                                        <a:pos x="connsiteX41" y="connsiteY41"/>
                                      </a:cxn>
                                      <a:cxn ang="0">
                                        <a:pos x="connsiteX42" y="connsiteY42"/>
                                      </a:cxn>
                                      <a:cxn ang="0">
                                        <a:pos x="connsiteX43" y="connsiteY43"/>
                                      </a:cxn>
                                      <a:cxn ang="0">
                                        <a:pos x="connsiteX44" y="connsiteY44"/>
                                      </a:cxn>
                                      <a:cxn ang="0">
                                        <a:pos x="connsiteX45" y="connsiteY45"/>
                                      </a:cxn>
                                      <a:cxn ang="0">
                                        <a:pos x="connsiteX46" y="connsiteY46"/>
                                      </a:cxn>
                                      <a:cxn ang="0">
                                        <a:pos x="connsiteX47" y="connsiteY47"/>
                                      </a:cxn>
                                      <a:cxn ang="0">
                                        <a:pos x="connsiteX48" y="connsiteY48"/>
                                      </a:cxn>
                                      <a:cxn ang="0">
                                        <a:pos x="connsiteX49" y="connsiteY49"/>
                                      </a:cxn>
                                      <a:cxn ang="0">
                                        <a:pos x="connsiteX50" y="connsiteY50"/>
                                      </a:cxn>
                                      <a:cxn ang="0">
                                        <a:pos x="connsiteX51" y="connsiteY51"/>
                                      </a:cxn>
                                      <a:cxn ang="0">
                                        <a:pos x="connsiteX52" y="connsiteY52"/>
                                      </a:cxn>
                                      <a:cxn ang="0">
                                        <a:pos x="connsiteX53" y="connsiteY53"/>
                                      </a:cxn>
                                      <a:cxn ang="0">
                                        <a:pos x="connsiteX54" y="connsiteY54"/>
                                      </a:cxn>
                                      <a:cxn ang="0">
                                        <a:pos x="connsiteX55" y="connsiteY55"/>
                                      </a:cxn>
                                      <a:cxn ang="0">
                                        <a:pos x="connsiteX56" y="connsiteY56"/>
                                      </a:cxn>
                                      <a:cxn ang="0">
                                        <a:pos x="connsiteX57" y="connsiteY57"/>
                                      </a:cxn>
                                      <a:cxn ang="0">
                                        <a:pos x="connsiteX58" y="connsiteY58"/>
                                      </a:cxn>
                                      <a:cxn ang="0">
                                        <a:pos x="connsiteX59" y="connsiteY59"/>
                                      </a:cxn>
                                      <a:cxn ang="0">
                                        <a:pos x="connsiteX60" y="connsiteY60"/>
                                      </a:cxn>
                                      <a:cxn ang="0">
                                        <a:pos x="connsiteX61" y="connsiteY61"/>
                                      </a:cxn>
                                      <a:cxn ang="0">
                                        <a:pos x="connsiteX62" y="connsiteY62"/>
                                      </a:cxn>
                                      <a:cxn ang="0">
                                        <a:pos x="connsiteX63" y="connsiteY63"/>
                                      </a:cxn>
                                      <a:cxn ang="0">
                                        <a:pos x="connsiteX64" y="connsiteY64"/>
                                      </a:cxn>
                                      <a:cxn ang="0">
                                        <a:pos x="connsiteX65" y="connsiteY65"/>
                                      </a:cxn>
                                      <a:cxn ang="0">
                                        <a:pos x="connsiteX66" y="connsiteY66"/>
                                      </a:cxn>
                                      <a:cxn ang="0">
                                        <a:pos x="connsiteX67" y="connsiteY67"/>
                                      </a:cxn>
                                      <a:cxn ang="0">
                                        <a:pos x="connsiteX68" y="connsiteY68"/>
                                      </a:cxn>
                                      <a:cxn ang="0">
                                        <a:pos x="connsiteX69" y="connsiteY69"/>
                                      </a:cxn>
                                      <a:cxn ang="0">
                                        <a:pos x="connsiteX70" y="connsiteY70"/>
                                      </a:cxn>
                                      <a:cxn ang="0">
                                        <a:pos x="connsiteX71" y="connsiteY71"/>
                                      </a:cxn>
                                      <a:cxn ang="0">
                                        <a:pos x="connsiteX72" y="connsiteY72"/>
                                      </a:cxn>
                                      <a:cxn ang="0">
                                        <a:pos x="connsiteX73" y="connsiteY73"/>
                                      </a:cxn>
                                      <a:cxn ang="0">
                                        <a:pos x="connsiteX74" y="connsiteY74"/>
                                      </a:cxn>
                                      <a:cxn ang="0">
                                        <a:pos x="connsiteX75" y="connsiteY75"/>
                                      </a:cxn>
                                      <a:cxn ang="0">
                                        <a:pos x="connsiteX76" y="connsiteY76"/>
                                      </a:cxn>
                                      <a:cxn ang="0">
                                        <a:pos x="connsiteX77" y="connsiteY77"/>
                                      </a:cxn>
                                      <a:cxn ang="0">
                                        <a:pos x="connsiteX78" y="connsiteY78"/>
                                      </a:cxn>
                                      <a:cxn ang="0">
                                        <a:pos x="connsiteX79" y="connsiteY79"/>
                                      </a:cxn>
                                      <a:cxn ang="0">
                                        <a:pos x="connsiteX80" y="connsiteY80"/>
                                      </a:cxn>
                                      <a:cxn ang="0">
                                        <a:pos x="connsiteX81" y="connsiteY81"/>
                                      </a:cxn>
                                      <a:cxn ang="0">
                                        <a:pos x="connsiteX82" y="connsiteY82"/>
                                      </a:cxn>
                                      <a:cxn ang="0">
                                        <a:pos x="connsiteX83" y="connsiteY83"/>
                                      </a:cxn>
                                      <a:cxn ang="0">
                                        <a:pos x="connsiteX84" y="connsiteY84"/>
                                      </a:cxn>
                                      <a:cxn ang="0">
                                        <a:pos x="connsiteX85" y="connsiteY85"/>
                                      </a:cxn>
                                      <a:cxn ang="0">
                                        <a:pos x="connsiteX86" y="connsiteY86"/>
                                      </a:cxn>
                                      <a:cxn ang="0">
                                        <a:pos x="connsiteX87" y="connsiteY87"/>
                                      </a:cxn>
                                      <a:cxn ang="0">
                                        <a:pos x="connsiteX88" y="connsiteY88"/>
                                      </a:cxn>
                                      <a:cxn ang="0">
                                        <a:pos x="connsiteX89" y="connsiteY89"/>
                                      </a:cxn>
                                      <a:cxn ang="0">
                                        <a:pos x="connsiteX90" y="connsiteY90"/>
                                      </a:cxn>
                                      <a:cxn ang="0">
                                        <a:pos x="connsiteX91" y="connsiteY91"/>
                                      </a:cxn>
                                      <a:cxn ang="0">
                                        <a:pos x="connsiteX92" y="connsiteY92"/>
                                      </a:cxn>
                                      <a:cxn ang="0">
                                        <a:pos x="connsiteX93" y="connsiteY93"/>
                                      </a:cxn>
                                      <a:cxn ang="0">
                                        <a:pos x="connsiteX94" y="connsiteY94"/>
                                      </a:cxn>
                                      <a:cxn ang="0">
                                        <a:pos x="connsiteX95" y="connsiteY95"/>
                                      </a:cxn>
                                      <a:cxn ang="0">
                                        <a:pos x="connsiteX96" y="connsiteY96"/>
                                      </a:cxn>
                                      <a:cxn ang="0">
                                        <a:pos x="connsiteX97" y="connsiteY97"/>
                                      </a:cxn>
                                      <a:cxn ang="0">
                                        <a:pos x="connsiteX98" y="connsiteY98"/>
                                      </a:cxn>
                                      <a:cxn ang="0">
                                        <a:pos x="connsiteX99" y="connsiteY99"/>
                                      </a:cxn>
                                      <a:cxn ang="0">
                                        <a:pos x="connsiteX100" y="connsiteY100"/>
                                      </a:cxn>
                                      <a:cxn ang="0">
                                        <a:pos x="connsiteX101" y="connsiteY101"/>
                                      </a:cxn>
                                      <a:cxn ang="0">
                                        <a:pos x="connsiteX102" y="connsiteY102"/>
                                      </a:cxn>
                                      <a:cxn ang="0">
                                        <a:pos x="connsiteX103" y="connsiteY103"/>
                                      </a:cxn>
                                      <a:cxn ang="0">
                                        <a:pos x="connsiteX104" y="connsiteY104"/>
                                      </a:cxn>
                                      <a:cxn ang="0">
                                        <a:pos x="connsiteX105" y="connsiteY105"/>
                                      </a:cxn>
                                      <a:cxn ang="0">
                                        <a:pos x="connsiteX106" y="connsiteY106"/>
                                      </a:cxn>
                                      <a:cxn ang="0">
                                        <a:pos x="connsiteX107" y="connsiteY107"/>
                                      </a:cxn>
                                      <a:cxn ang="0">
                                        <a:pos x="connsiteX108" y="connsiteY108"/>
                                      </a:cxn>
                                      <a:cxn ang="0">
                                        <a:pos x="connsiteX109" y="connsiteY109"/>
                                      </a:cxn>
                                      <a:cxn ang="0">
                                        <a:pos x="connsiteX110" y="connsiteY110"/>
                                      </a:cxn>
                                      <a:cxn ang="0">
                                        <a:pos x="connsiteX111" y="connsiteY111"/>
                                      </a:cxn>
                                      <a:cxn ang="0">
                                        <a:pos x="connsiteX112" y="connsiteY112"/>
                                      </a:cxn>
                                      <a:cxn ang="0">
                                        <a:pos x="connsiteX113" y="connsiteY113"/>
                                      </a:cxn>
                                      <a:cxn ang="0">
                                        <a:pos x="connsiteX114" y="connsiteY114"/>
                                      </a:cxn>
                                      <a:cxn ang="0">
                                        <a:pos x="connsiteX115" y="connsiteY115"/>
                                      </a:cxn>
                                      <a:cxn ang="0">
                                        <a:pos x="connsiteX116" y="connsiteY116"/>
                                      </a:cxn>
                                      <a:cxn ang="0">
                                        <a:pos x="connsiteX117" y="connsiteY117"/>
                                      </a:cxn>
                                      <a:cxn ang="0">
                                        <a:pos x="connsiteX118" y="connsiteY118"/>
                                      </a:cxn>
                                      <a:cxn ang="0">
                                        <a:pos x="connsiteX119" y="connsiteY119"/>
                                      </a:cxn>
                                      <a:cxn ang="0">
                                        <a:pos x="connsiteX120" y="connsiteY120"/>
                                      </a:cxn>
                                      <a:cxn ang="0">
                                        <a:pos x="connsiteX121" y="connsiteY121"/>
                                      </a:cxn>
                                      <a:cxn ang="0">
                                        <a:pos x="connsiteX122" y="connsiteY122"/>
                                      </a:cxn>
                                      <a:cxn ang="0">
                                        <a:pos x="connsiteX123" y="connsiteY123"/>
                                      </a:cxn>
                                      <a:cxn ang="0">
                                        <a:pos x="connsiteX124" y="connsiteY124"/>
                                      </a:cxn>
                                      <a:cxn ang="0">
                                        <a:pos x="connsiteX125" y="connsiteY125"/>
                                      </a:cxn>
                                      <a:cxn ang="0">
                                        <a:pos x="connsiteX126" y="connsiteY126"/>
                                      </a:cxn>
                                      <a:cxn ang="0">
                                        <a:pos x="connsiteX127" y="connsiteY127"/>
                                      </a:cxn>
                                      <a:cxn ang="0">
                                        <a:pos x="connsiteX128" y="connsiteY128"/>
                                      </a:cxn>
                                      <a:cxn ang="0">
                                        <a:pos x="connsiteX129" y="connsiteY129"/>
                                      </a:cxn>
                                      <a:cxn ang="0">
                                        <a:pos x="connsiteX130" y="connsiteY130"/>
                                      </a:cxn>
                                      <a:cxn ang="0">
                                        <a:pos x="connsiteX131" y="connsiteY131"/>
                                      </a:cxn>
                                      <a:cxn ang="0">
                                        <a:pos x="connsiteX132" y="connsiteY132"/>
                                      </a:cxn>
                                      <a:cxn ang="0">
                                        <a:pos x="connsiteX133" y="connsiteY133"/>
                                      </a:cxn>
                                      <a:cxn ang="0">
                                        <a:pos x="connsiteX134" y="connsiteY134"/>
                                      </a:cxn>
                                      <a:cxn ang="0">
                                        <a:pos x="connsiteX135" y="connsiteY135"/>
                                      </a:cxn>
                                      <a:cxn ang="0">
                                        <a:pos x="connsiteX136" y="connsiteY136"/>
                                      </a:cxn>
                                      <a:cxn ang="0">
                                        <a:pos x="connsiteX137" y="connsiteY137"/>
                                      </a:cxn>
                                      <a:cxn ang="0">
                                        <a:pos x="connsiteX138" y="connsiteY138"/>
                                      </a:cxn>
                                      <a:cxn ang="0">
                                        <a:pos x="connsiteX139" y="connsiteY139"/>
                                      </a:cxn>
                                      <a:cxn ang="0">
                                        <a:pos x="connsiteX140" y="connsiteY140"/>
                                      </a:cxn>
                                      <a:cxn ang="0">
                                        <a:pos x="connsiteX141" y="connsiteY141"/>
                                      </a:cxn>
                                      <a:cxn ang="0">
                                        <a:pos x="connsiteX142" y="connsiteY142"/>
                                      </a:cxn>
                                      <a:cxn ang="0">
                                        <a:pos x="connsiteX143" y="connsiteY143"/>
                                      </a:cxn>
                                      <a:cxn ang="0">
                                        <a:pos x="connsiteX144" y="connsiteY144"/>
                                      </a:cxn>
                                      <a:cxn ang="0">
                                        <a:pos x="connsiteX145" y="connsiteY145"/>
                                      </a:cxn>
                                      <a:cxn ang="0">
                                        <a:pos x="connsiteX146" y="connsiteY146"/>
                                      </a:cxn>
                                      <a:cxn ang="0">
                                        <a:pos x="connsiteX147" y="connsiteY147"/>
                                      </a:cxn>
                                      <a:cxn ang="0">
                                        <a:pos x="connsiteX148" y="connsiteY148"/>
                                      </a:cxn>
                                      <a:cxn ang="0">
                                        <a:pos x="connsiteX149" y="connsiteY149"/>
                                      </a:cxn>
                                      <a:cxn ang="0">
                                        <a:pos x="connsiteX150" y="connsiteY150"/>
                                      </a:cxn>
                                      <a:cxn ang="0">
                                        <a:pos x="connsiteX151" y="connsiteY151"/>
                                      </a:cxn>
                                      <a:cxn ang="0">
                                        <a:pos x="connsiteX152" y="connsiteY152"/>
                                      </a:cxn>
                                      <a:cxn ang="0">
                                        <a:pos x="connsiteX153" y="connsiteY153"/>
                                      </a:cxn>
                                      <a:cxn ang="0">
                                        <a:pos x="connsiteX154" y="connsiteY154"/>
                                      </a:cxn>
                                      <a:cxn ang="0">
                                        <a:pos x="connsiteX155" y="connsiteY155"/>
                                      </a:cxn>
                                      <a:cxn ang="0">
                                        <a:pos x="connsiteX156" y="connsiteY156"/>
                                      </a:cxn>
                                      <a:cxn ang="0">
                                        <a:pos x="connsiteX157" y="connsiteY157"/>
                                      </a:cxn>
                                      <a:cxn ang="0">
                                        <a:pos x="connsiteX158" y="connsiteY158"/>
                                      </a:cxn>
                                      <a:cxn ang="0">
                                        <a:pos x="connsiteX159" y="connsiteY159"/>
                                      </a:cxn>
                                      <a:cxn ang="0">
                                        <a:pos x="connsiteX160" y="connsiteY160"/>
                                      </a:cxn>
                                      <a:cxn ang="0">
                                        <a:pos x="connsiteX161" y="connsiteY161"/>
                                      </a:cxn>
                                      <a:cxn ang="0">
                                        <a:pos x="connsiteX162" y="connsiteY162"/>
                                      </a:cxn>
                                      <a:cxn ang="0">
                                        <a:pos x="connsiteX163" y="connsiteY163"/>
                                      </a:cxn>
                                      <a:cxn ang="0">
                                        <a:pos x="connsiteX164" y="connsiteY164"/>
                                      </a:cxn>
                                      <a:cxn ang="0">
                                        <a:pos x="connsiteX165" y="connsiteY165"/>
                                      </a:cxn>
                                      <a:cxn ang="0">
                                        <a:pos x="connsiteX166" y="connsiteY166"/>
                                      </a:cxn>
                                      <a:cxn ang="0">
                                        <a:pos x="connsiteX167" y="connsiteY167"/>
                                      </a:cxn>
                                      <a:cxn ang="0">
                                        <a:pos x="connsiteX168" y="connsiteY168"/>
                                      </a:cxn>
                                      <a:cxn ang="0">
                                        <a:pos x="connsiteX169" y="connsiteY169"/>
                                      </a:cxn>
                                      <a:cxn ang="0">
                                        <a:pos x="connsiteX170" y="connsiteY170"/>
                                      </a:cxn>
                                      <a:cxn ang="0">
                                        <a:pos x="connsiteX171" y="connsiteY171"/>
                                      </a:cxn>
                                      <a:cxn ang="0">
                                        <a:pos x="connsiteX172" y="connsiteY172"/>
                                      </a:cxn>
                                      <a:cxn ang="0">
                                        <a:pos x="connsiteX173" y="connsiteY173"/>
                                      </a:cxn>
                                      <a:cxn ang="0">
                                        <a:pos x="connsiteX174" y="connsiteY174"/>
                                      </a:cxn>
                                      <a:cxn ang="0">
                                        <a:pos x="connsiteX175" y="connsiteY175"/>
                                      </a:cxn>
                                      <a:cxn ang="0">
                                        <a:pos x="connsiteX176" y="connsiteY176"/>
                                      </a:cxn>
                                      <a:cxn ang="0">
                                        <a:pos x="connsiteX177" y="connsiteY177"/>
                                      </a:cxn>
                                      <a:cxn ang="0">
                                        <a:pos x="connsiteX178" y="connsiteY178"/>
                                      </a:cxn>
                                      <a:cxn ang="0">
                                        <a:pos x="connsiteX179" y="connsiteY179"/>
                                      </a:cxn>
                                      <a:cxn ang="0">
                                        <a:pos x="connsiteX180" y="connsiteY180"/>
                                      </a:cxn>
                                      <a:cxn ang="0">
                                        <a:pos x="connsiteX181" y="connsiteY181"/>
                                      </a:cxn>
                                      <a:cxn ang="0">
                                        <a:pos x="connsiteX182" y="connsiteY182"/>
                                      </a:cxn>
                                      <a:cxn ang="0">
                                        <a:pos x="connsiteX183" y="connsiteY183"/>
                                      </a:cxn>
                                      <a:cxn ang="0">
                                        <a:pos x="connsiteX184" y="connsiteY184"/>
                                      </a:cxn>
                                      <a:cxn ang="0">
                                        <a:pos x="connsiteX185" y="connsiteY185"/>
                                      </a:cxn>
                                      <a:cxn ang="0">
                                        <a:pos x="connsiteX186" y="connsiteY186"/>
                                      </a:cxn>
                                      <a:cxn ang="0">
                                        <a:pos x="connsiteX187" y="connsiteY187"/>
                                      </a:cxn>
                                      <a:cxn ang="0">
                                        <a:pos x="connsiteX188" y="connsiteY188"/>
                                      </a:cxn>
                                      <a:cxn ang="0">
                                        <a:pos x="connsiteX189" y="connsiteY189"/>
                                      </a:cxn>
                                      <a:cxn ang="0">
                                        <a:pos x="connsiteX190" y="connsiteY190"/>
                                      </a:cxn>
                                      <a:cxn ang="0">
                                        <a:pos x="connsiteX191" y="connsiteY191"/>
                                      </a:cxn>
                                      <a:cxn ang="0">
                                        <a:pos x="connsiteX192" y="connsiteY192"/>
                                      </a:cxn>
                                      <a:cxn ang="0">
                                        <a:pos x="connsiteX193" y="connsiteY193"/>
                                      </a:cxn>
                                      <a:cxn ang="0">
                                        <a:pos x="connsiteX194" y="connsiteY194"/>
                                      </a:cxn>
                                      <a:cxn ang="0">
                                        <a:pos x="connsiteX195" y="connsiteY195"/>
                                      </a:cxn>
                                      <a:cxn ang="0">
                                        <a:pos x="connsiteX196" y="connsiteY196"/>
                                      </a:cxn>
                                      <a:cxn ang="0">
                                        <a:pos x="connsiteX197" y="connsiteY197"/>
                                      </a:cxn>
                                      <a:cxn ang="0">
                                        <a:pos x="connsiteX198" y="connsiteY198"/>
                                      </a:cxn>
                                      <a:cxn ang="0">
                                        <a:pos x="connsiteX199" y="connsiteY199"/>
                                      </a:cxn>
                                      <a:cxn ang="0">
                                        <a:pos x="connsiteX200" y="connsiteY200"/>
                                      </a:cxn>
                                      <a:cxn ang="0">
                                        <a:pos x="connsiteX201" y="connsiteY201"/>
                                      </a:cxn>
                                      <a:cxn ang="0">
                                        <a:pos x="connsiteX202" y="connsiteY202"/>
                                      </a:cxn>
                                      <a:cxn ang="0">
                                        <a:pos x="connsiteX203" y="connsiteY203"/>
                                      </a:cxn>
                                      <a:cxn ang="0">
                                        <a:pos x="connsiteX204" y="connsiteY204"/>
                                      </a:cxn>
                                      <a:cxn ang="0">
                                        <a:pos x="connsiteX205" y="connsiteY205"/>
                                      </a:cxn>
                                      <a:cxn ang="0">
                                        <a:pos x="connsiteX206" y="connsiteY206"/>
                                      </a:cxn>
                                      <a:cxn ang="0">
                                        <a:pos x="connsiteX207" y="connsiteY207"/>
                                      </a:cxn>
                                      <a:cxn ang="0">
                                        <a:pos x="connsiteX208" y="connsiteY208"/>
                                      </a:cxn>
                                      <a:cxn ang="0">
                                        <a:pos x="connsiteX209" y="connsiteY209"/>
                                      </a:cxn>
                                      <a:cxn ang="0">
                                        <a:pos x="connsiteX210" y="connsiteY210"/>
                                      </a:cxn>
                                      <a:cxn ang="0">
                                        <a:pos x="connsiteX211" y="connsiteY211"/>
                                      </a:cxn>
                                      <a:cxn ang="0">
                                        <a:pos x="connsiteX212" y="connsiteY212"/>
                                      </a:cxn>
                                      <a:cxn ang="0">
                                        <a:pos x="connsiteX213" y="connsiteY213"/>
                                      </a:cxn>
                                      <a:cxn ang="0">
                                        <a:pos x="connsiteX214" y="connsiteY214"/>
                                      </a:cxn>
                                      <a:cxn ang="0">
                                        <a:pos x="connsiteX215" y="connsiteY215"/>
                                      </a:cxn>
                                      <a:cxn ang="0">
                                        <a:pos x="connsiteX216" y="connsiteY216"/>
                                      </a:cxn>
                                      <a:cxn ang="0">
                                        <a:pos x="connsiteX217" y="connsiteY217"/>
                                      </a:cxn>
                                      <a:cxn ang="0">
                                        <a:pos x="connsiteX218" y="connsiteY218"/>
                                      </a:cxn>
                                      <a:cxn ang="0">
                                        <a:pos x="connsiteX219" y="connsiteY219"/>
                                      </a:cxn>
                                      <a:cxn ang="0">
                                        <a:pos x="connsiteX220" y="connsiteY220"/>
                                      </a:cxn>
                                      <a:cxn ang="0">
                                        <a:pos x="connsiteX221" y="connsiteY221"/>
                                      </a:cxn>
                                      <a:cxn ang="0">
                                        <a:pos x="connsiteX222" y="connsiteY222"/>
                                      </a:cxn>
                                      <a:cxn ang="0">
                                        <a:pos x="connsiteX223" y="connsiteY223"/>
                                      </a:cxn>
                                      <a:cxn ang="0">
                                        <a:pos x="connsiteX224" y="connsiteY224"/>
                                      </a:cxn>
                                      <a:cxn ang="0">
                                        <a:pos x="connsiteX225" y="connsiteY225"/>
                                      </a:cxn>
                                      <a:cxn ang="0">
                                        <a:pos x="connsiteX226" y="connsiteY226"/>
                                      </a:cxn>
                                      <a:cxn ang="0">
                                        <a:pos x="connsiteX227" y="connsiteY227"/>
                                      </a:cxn>
                                      <a:cxn ang="0">
                                        <a:pos x="connsiteX228" y="connsiteY228"/>
                                      </a:cxn>
                                      <a:cxn ang="0">
                                        <a:pos x="connsiteX229" y="connsiteY229"/>
                                      </a:cxn>
                                      <a:cxn ang="0">
                                        <a:pos x="connsiteX230" y="connsiteY230"/>
                                      </a:cxn>
                                      <a:cxn ang="0">
                                        <a:pos x="connsiteX231" y="connsiteY231"/>
                                      </a:cxn>
                                      <a:cxn ang="0">
                                        <a:pos x="connsiteX232" y="connsiteY232"/>
                                      </a:cxn>
                                      <a:cxn ang="0">
                                        <a:pos x="connsiteX233" y="connsiteY233"/>
                                      </a:cxn>
                                      <a:cxn ang="0">
                                        <a:pos x="connsiteX234" y="connsiteY234"/>
                                      </a:cxn>
                                      <a:cxn ang="0">
                                        <a:pos x="connsiteX235" y="connsiteY235"/>
                                      </a:cxn>
                                    </a:cxnLst>
                                    <a:rect l="l" t="t" r="r" b="b"/>
                                    <a:pathLst>
                                      <a:path w="2731203" h="2794134">
                                        <a:moveTo>
                                          <a:pt x="2554038" y="843497"/>
                                        </a:moveTo>
                                        <a:cubicBezTo>
                                          <a:pt x="2554038" y="843497"/>
                                          <a:pt x="2554990" y="843497"/>
                                          <a:pt x="2554990" y="843497"/>
                                        </a:cubicBezTo>
                                        <a:cubicBezTo>
                                          <a:pt x="2561658" y="858737"/>
                                          <a:pt x="2568325" y="873024"/>
                                          <a:pt x="2574040" y="889217"/>
                                        </a:cubicBezTo>
                                        <a:cubicBezTo>
                                          <a:pt x="2568325" y="873024"/>
                                          <a:pt x="2560705" y="858737"/>
                                          <a:pt x="2554038" y="843497"/>
                                        </a:cubicBezTo>
                                        <a:close/>
                                        <a:moveTo>
                                          <a:pt x="2630238" y="810160"/>
                                        </a:moveTo>
                                        <a:cubicBezTo>
                                          <a:pt x="2630238" y="810160"/>
                                          <a:pt x="2631190" y="810160"/>
                                          <a:pt x="2631190" y="810160"/>
                                        </a:cubicBezTo>
                                        <a:cubicBezTo>
                                          <a:pt x="2637858" y="826352"/>
                                          <a:pt x="2645478" y="841592"/>
                                          <a:pt x="2651193" y="858737"/>
                                        </a:cubicBezTo>
                                        <a:cubicBezTo>
                                          <a:pt x="2645478" y="841592"/>
                                          <a:pt x="2636905" y="826352"/>
                                          <a:pt x="2630238" y="810160"/>
                                        </a:cubicBezTo>
                                        <a:close/>
                                        <a:moveTo>
                                          <a:pt x="2475759" y="697568"/>
                                        </a:moveTo>
                                        <a:lnTo>
                                          <a:pt x="2489267" y="717767"/>
                                        </a:lnTo>
                                        <a:cubicBezTo>
                                          <a:pt x="2489267" y="717767"/>
                                          <a:pt x="2488315" y="717767"/>
                                          <a:pt x="2488315" y="717767"/>
                                        </a:cubicBezTo>
                                        <a:close/>
                                        <a:moveTo>
                                          <a:pt x="2444909" y="651438"/>
                                        </a:moveTo>
                                        <a:lnTo>
                                          <a:pt x="2454977" y="665379"/>
                                        </a:lnTo>
                                        <a:lnTo>
                                          <a:pt x="2466407" y="682524"/>
                                        </a:lnTo>
                                        <a:lnTo>
                                          <a:pt x="2475759" y="697568"/>
                                        </a:lnTo>
                                        <a:close/>
                                        <a:moveTo>
                                          <a:pt x="382337" y="565367"/>
                                        </a:moveTo>
                                        <a:cubicBezTo>
                                          <a:pt x="375670" y="577749"/>
                                          <a:pt x="369002" y="589179"/>
                                          <a:pt x="363287" y="599657"/>
                                        </a:cubicBezTo>
                                        <a:cubicBezTo>
                                          <a:pt x="357572" y="612039"/>
                                          <a:pt x="350905" y="623469"/>
                                          <a:pt x="345190" y="635852"/>
                                        </a:cubicBezTo>
                                        <a:lnTo>
                                          <a:pt x="336617" y="653949"/>
                                        </a:lnTo>
                                        <a:lnTo>
                                          <a:pt x="328045" y="672047"/>
                                        </a:lnTo>
                                        <a:cubicBezTo>
                                          <a:pt x="322330" y="684429"/>
                                          <a:pt x="317567" y="696812"/>
                                          <a:pt x="311852" y="709194"/>
                                        </a:cubicBezTo>
                                        <a:cubicBezTo>
                                          <a:pt x="216602" y="866357"/>
                                          <a:pt x="155642" y="1044474"/>
                                          <a:pt x="134687" y="1227354"/>
                                        </a:cubicBezTo>
                                        <a:cubicBezTo>
                                          <a:pt x="124210" y="1318794"/>
                                          <a:pt x="123257" y="1411187"/>
                                          <a:pt x="132782" y="1502627"/>
                                        </a:cubicBezTo>
                                        <a:cubicBezTo>
                                          <a:pt x="141355" y="1594067"/>
                                          <a:pt x="161357" y="1684554"/>
                                          <a:pt x="189932" y="1772184"/>
                                        </a:cubicBezTo>
                                        <a:cubicBezTo>
                                          <a:pt x="247082" y="1946492"/>
                                          <a:pt x="343285" y="2108417"/>
                                          <a:pt x="469015" y="2242719"/>
                                        </a:cubicBezTo>
                                        <a:cubicBezTo>
                                          <a:pt x="594745" y="2377022"/>
                                          <a:pt x="749050" y="2484654"/>
                                          <a:pt x="919547" y="2553234"/>
                                        </a:cubicBezTo>
                                        <a:cubicBezTo>
                                          <a:pt x="1089092" y="2622767"/>
                                          <a:pt x="1274830" y="2654199"/>
                                          <a:pt x="1458663" y="2645627"/>
                                        </a:cubicBezTo>
                                        <a:cubicBezTo>
                                          <a:pt x="1642495" y="2638007"/>
                                          <a:pt x="1824422" y="2588477"/>
                                          <a:pt x="1987300" y="2503704"/>
                                        </a:cubicBezTo>
                                        <a:cubicBezTo>
                                          <a:pt x="2150177" y="2419884"/>
                                          <a:pt x="2294958" y="2298917"/>
                                          <a:pt x="2407353" y="2153184"/>
                                        </a:cubicBezTo>
                                        <a:cubicBezTo>
                                          <a:pt x="2520700" y="2008404"/>
                                          <a:pt x="2601663" y="1837907"/>
                                          <a:pt x="2642620" y="1658837"/>
                                        </a:cubicBezTo>
                                        <a:cubicBezTo>
                                          <a:pt x="2656908" y="1696937"/>
                                          <a:pt x="2668338" y="1735989"/>
                                          <a:pt x="2679767" y="1776947"/>
                                        </a:cubicBezTo>
                                        <a:cubicBezTo>
                                          <a:pt x="2618808" y="1962684"/>
                                          <a:pt x="2516890" y="2136039"/>
                                          <a:pt x="2382588" y="2277962"/>
                                        </a:cubicBezTo>
                                        <a:cubicBezTo>
                                          <a:pt x="2249238" y="2419884"/>
                                          <a:pt x="2084455" y="2533232"/>
                                          <a:pt x="1903480" y="2604669"/>
                                        </a:cubicBezTo>
                                        <a:cubicBezTo>
                                          <a:pt x="1722505" y="2677059"/>
                                          <a:pt x="1526290" y="2708492"/>
                                          <a:pt x="1332932" y="2697062"/>
                                        </a:cubicBezTo>
                                        <a:cubicBezTo>
                                          <a:pt x="1139575" y="2685632"/>
                                          <a:pt x="949075" y="2631339"/>
                                          <a:pt x="779530" y="2538947"/>
                                        </a:cubicBezTo>
                                        <a:cubicBezTo>
                                          <a:pt x="609032" y="2447507"/>
                                          <a:pt x="461395" y="2317014"/>
                                          <a:pt x="347095" y="2162709"/>
                                        </a:cubicBezTo>
                                        <a:cubicBezTo>
                                          <a:pt x="233747" y="2008404"/>
                                          <a:pt x="153737" y="1828382"/>
                                          <a:pt x="116590" y="1640739"/>
                                        </a:cubicBezTo>
                                        <a:cubicBezTo>
                                          <a:pt x="79442" y="1452144"/>
                                          <a:pt x="84205" y="1257834"/>
                                          <a:pt x="129925" y="1072097"/>
                                        </a:cubicBezTo>
                                        <a:cubicBezTo>
                                          <a:pt x="152785" y="979704"/>
                                          <a:pt x="185170" y="889217"/>
                                          <a:pt x="228032" y="804444"/>
                                        </a:cubicBezTo>
                                        <a:cubicBezTo>
                                          <a:pt x="270895" y="719672"/>
                                          <a:pt x="322330" y="638709"/>
                                          <a:pt x="382337" y="565367"/>
                                        </a:cubicBezTo>
                                        <a:close/>
                                        <a:moveTo>
                                          <a:pt x="2429260" y="494882"/>
                                        </a:moveTo>
                                        <a:cubicBezTo>
                                          <a:pt x="2431165" y="495834"/>
                                          <a:pt x="2433070" y="496787"/>
                                          <a:pt x="2434975" y="497739"/>
                                        </a:cubicBezTo>
                                        <a:cubicBezTo>
                                          <a:pt x="2436880" y="499644"/>
                                          <a:pt x="2439737" y="500597"/>
                                          <a:pt x="2441642" y="501549"/>
                                        </a:cubicBezTo>
                                        <a:cubicBezTo>
                                          <a:pt x="2451167" y="512027"/>
                                          <a:pt x="2459740" y="523457"/>
                                          <a:pt x="2468312" y="534887"/>
                                        </a:cubicBezTo>
                                        <a:cubicBezTo>
                                          <a:pt x="2476885" y="546317"/>
                                          <a:pt x="2486410" y="557747"/>
                                          <a:pt x="2494030" y="569177"/>
                                        </a:cubicBezTo>
                                        <a:cubicBezTo>
                                          <a:pt x="2504507" y="584417"/>
                                          <a:pt x="2515937" y="600609"/>
                                          <a:pt x="2526415" y="616802"/>
                                        </a:cubicBezTo>
                                        <a:cubicBezTo>
                                          <a:pt x="2539750" y="637757"/>
                                          <a:pt x="2553085" y="657759"/>
                                          <a:pt x="2564515" y="678714"/>
                                        </a:cubicBezTo>
                                        <a:lnTo>
                                          <a:pt x="2582612" y="711099"/>
                                        </a:lnTo>
                                        <a:lnTo>
                                          <a:pt x="2591185" y="727292"/>
                                        </a:lnTo>
                                        <a:lnTo>
                                          <a:pt x="2598805" y="743484"/>
                                        </a:lnTo>
                                        <a:cubicBezTo>
                                          <a:pt x="2597852" y="743484"/>
                                          <a:pt x="2597852" y="742532"/>
                                          <a:pt x="2596900" y="742532"/>
                                        </a:cubicBezTo>
                                        <a:cubicBezTo>
                                          <a:pt x="2591185" y="731102"/>
                                          <a:pt x="2585470" y="720624"/>
                                          <a:pt x="2578802" y="709194"/>
                                        </a:cubicBezTo>
                                        <a:lnTo>
                                          <a:pt x="2559752" y="675857"/>
                                        </a:lnTo>
                                        <a:cubicBezTo>
                                          <a:pt x="2546417" y="653949"/>
                                          <a:pt x="2533082" y="632042"/>
                                          <a:pt x="2518795" y="611087"/>
                                        </a:cubicBezTo>
                                        <a:lnTo>
                                          <a:pt x="2486410" y="566319"/>
                                        </a:lnTo>
                                        <a:cubicBezTo>
                                          <a:pt x="2477837" y="553937"/>
                                          <a:pt x="2468312" y="542507"/>
                                          <a:pt x="2458787" y="530124"/>
                                        </a:cubicBezTo>
                                        <a:lnTo>
                                          <a:pt x="2444500" y="512027"/>
                                        </a:lnTo>
                                        <a:close/>
                                        <a:moveTo>
                                          <a:pt x="2280670" y="458687"/>
                                        </a:moveTo>
                                        <a:cubicBezTo>
                                          <a:pt x="2285432" y="460592"/>
                                          <a:pt x="2291147" y="462497"/>
                                          <a:pt x="2296862" y="465354"/>
                                        </a:cubicBezTo>
                                        <a:cubicBezTo>
                                          <a:pt x="2334010" y="502978"/>
                                          <a:pt x="2368538" y="542983"/>
                                          <a:pt x="2400566" y="585131"/>
                                        </a:cubicBezTo>
                                        <a:lnTo>
                                          <a:pt x="2444909" y="651438"/>
                                        </a:lnTo>
                                        <a:lnTo>
                                          <a:pt x="2442595" y="648234"/>
                                        </a:lnTo>
                                        <a:lnTo>
                                          <a:pt x="2418782" y="613944"/>
                                        </a:lnTo>
                                        <a:lnTo>
                                          <a:pt x="2393065" y="581559"/>
                                        </a:lnTo>
                                        <a:lnTo>
                                          <a:pt x="2379730" y="565367"/>
                                        </a:lnTo>
                                        <a:lnTo>
                                          <a:pt x="2366395" y="549174"/>
                                        </a:lnTo>
                                        <a:cubicBezTo>
                                          <a:pt x="2356870" y="538697"/>
                                          <a:pt x="2348297" y="528219"/>
                                          <a:pt x="2338772" y="517742"/>
                                        </a:cubicBezTo>
                                        <a:cubicBezTo>
                                          <a:pt x="2319722" y="497739"/>
                                          <a:pt x="2300672" y="477737"/>
                                          <a:pt x="2280670" y="458687"/>
                                        </a:cubicBezTo>
                                        <a:close/>
                                        <a:moveTo>
                                          <a:pt x="1399608" y="153887"/>
                                        </a:moveTo>
                                        <a:cubicBezTo>
                                          <a:pt x="2072953" y="153887"/>
                                          <a:pt x="2618808" y="699741"/>
                                          <a:pt x="2618808" y="1373087"/>
                                        </a:cubicBezTo>
                                        <a:cubicBezTo>
                                          <a:pt x="2618808" y="1415171"/>
                                          <a:pt x="2616676" y="1456757"/>
                                          <a:pt x="2612513" y="1497743"/>
                                        </a:cubicBezTo>
                                        <a:lnTo>
                                          <a:pt x="2595954" y="1606243"/>
                                        </a:lnTo>
                                        <a:lnTo>
                                          <a:pt x="2598805" y="1612164"/>
                                        </a:lnTo>
                                        <a:cubicBezTo>
                                          <a:pt x="2606425" y="1630262"/>
                                          <a:pt x="2613092" y="1648359"/>
                                          <a:pt x="2620713" y="1667409"/>
                                        </a:cubicBezTo>
                                        <a:cubicBezTo>
                                          <a:pt x="2580707" y="1828382"/>
                                          <a:pt x="2507365" y="1979829"/>
                                          <a:pt x="2408305" y="2112227"/>
                                        </a:cubicBezTo>
                                        <a:cubicBezTo>
                                          <a:pt x="2309245" y="2244624"/>
                                          <a:pt x="2183515" y="2357019"/>
                                          <a:pt x="2041592" y="2439887"/>
                                        </a:cubicBezTo>
                                        <a:cubicBezTo>
                                          <a:pt x="1899670" y="2523707"/>
                                          <a:pt x="1741555" y="2577999"/>
                                          <a:pt x="1578677" y="2599907"/>
                                        </a:cubicBezTo>
                                        <a:cubicBezTo>
                                          <a:pt x="1415800" y="2621814"/>
                                          <a:pt x="1250065" y="2611337"/>
                                          <a:pt x="1091950" y="2569427"/>
                                        </a:cubicBezTo>
                                        <a:cubicBezTo>
                                          <a:pt x="933835" y="2527517"/>
                                          <a:pt x="785245" y="2453222"/>
                                          <a:pt x="656657" y="2353209"/>
                                        </a:cubicBezTo>
                                        <a:cubicBezTo>
                                          <a:pt x="528070" y="2253197"/>
                                          <a:pt x="419485" y="2128419"/>
                                          <a:pt x="339475" y="1987449"/>
                                        </a:cubicBezTo>
                                        <a:cubicBezTo>
                                          <a:pt x="259465" y="1846479"/>
                                          <a:pt x="208030" y="1689317"/>
                                          <a:pt x="188980" y="1529297"/>
                                        </a:cubicBezTo>
                                        <a:lnTo>
                                          <a:pt x="186849" y="1498705"/>
                                        </a:lnTo>
                                        <a:lnTo>
                                          <a:pt x="186703" y="1497743"/>
                                        </a:lnTo>
                                        <a:lnTo>
                                          <a:pt x="186492" y="1493576"/>
                                        </a:lnTo>
                                        <a:lnTo>
                                          <a:pt x="180586" y="1408776"/>
                                        </a:lnTo>
                                        <a:lnTo>
                                          <a:pt x="181167" y="1388115"/>
                                        </a:lnTo>
                                        <a:lnTo>
                                          <a:pt x="180408" y="1373087"/>
                                        </a:lnTo>
                                        <a:lnTo>
                                          <a:pt x="183073" y="1320311"/>
                                        </a:lnTo>
                                        <a:lnTo>
                                          <a:pt x="183979" y="1288077"/>
                                        </a:lnTo>
                                        <a:lnTo>
                                          <a:pt x="185178" y="1278633"/>
                                        </a:lnTo>
                                        <a:lnTo>
                                          <a:pt x="186703" y="1248431"/>
                                        </a:lnTo>
                                        <a:cubicBezTo>
                                          <a:pt x="249138" y="633642"/>
                                          <a:pt x="768346" y="153887"/>
                                          <a:pt x="1399608" y="153887"/>
                                        </a:cubicBezTo>
                                        <a:close/>
                                        <a:moveTo>
                                          <a:pt x="823345" y="112930"/>
                                        </a:moveTo>
                                        <a:cubicBezTo>
                                          <a:pt x="776673" y="141505"/>
                                          <a:pt x="733810" y="172937"/>
                                          <a:pt x="690948" y="207227"/>
                                        </a:cubicBezTo>
                                        <a:cubicBezTo>
                                          <a:pt x="596650" y="265330"/>
                                          <a:pt x="509973" y="333910"/>
                                          <a:pt x="431868" y="411062"/>
                                        </a:cubicBezTo>
                                        <a:cubicBezTo>
                                          <a:pt x="354715" y="489167"/>
                                          <a:pt x="286135" y="575845"/>
                                          <a:pt x="228985" y="670142"/>
                                        </a:cubicBezTo>
                                        <a:cubicBezTo>
                                          <a:pt x="171835" y="765392"/>
                                          <a:pt x="127068" y="866357"/>
                                          <a:pt x="93730" y="971132"/>
                                        </a:cubicBezTo>
                                        <a:cubicBezTo>
                                          <a:pt x="62298" y="1075907"/>
                                          <a:pt x="42295" y="1185445"/>
                                          <a:pt x="35628" y="1294982"/>
                                        </a:cubicBezTo>
                                        <a:cubicBezTo>
                                          <a:pt x="28960" y="1404520"/>
                                          <a:pt x="35628" y="1515010"/>
                                          <a:pt x="55630" y="1623595"/>
                                        </a:cubicBezTo>
                                        <a:cubicBezTo>
                                          <a:pt x="59440" y="1651217"/>
                                          <a:pt x="67060" y="1677887"/>
                                          <a:pt x="72775" y="1704557"/>
                                        </a:cubicBezTo>
                                        <a:cubicBezTo>
                                          <a:pt x="75633" y="1717892"/>
                                          <a:pt x="79443" y="1731227"/>
                                          <a:pt x="83253" y="1744562"/>
                                        </a:cubicBezTo>
                                        <a:cubicBezTo>
                                          <a:pt x="87063" y="1757897"/>
                                          <a:pt x="90873" y="1771232"/>
                                          <a:pt x="94683" y="1784567"/>
                                        </a:cubicBezTo>
                                        <a:cubicBezTo>
                                          <a:pt x="111828" y="1836955"/>
                                          <a:pt x="130878" y="1889342"/>
                                          <a:pt x="153738" y="1938872"/>
                                        </a:cubicBezTo>
                                        <a:cubicBezTo>
                                          <a:pt x="176598" y="1989355"/>
                                          <a:pt x="203268" y="2036980"/>
                                          <a:pt x="230890" y="2084605"/>
                                        </a:cubicBezTo>
                                        <a:cubicBezTo>
                                          <a:pt x="260418" y="2131277"/>
                                          <a:pt x="290898" y="2176997"/>
                                          <a:pt x="325188" y="2219860"/>
                                        </a:cubicBezTo>
                                        <a:cubicBezTo>
                                          <a:pt x="358525" y="2263675"/>
                                          <a:pt x="396625" y="2304632"/>
                                          <a:pt x="434725" y="2343685"/>
                                        </a:cubicBezTo>
                                        <a:cubicBezTo>
                                          <a:pt x="474730" y="2381785"/>
                                          <a:pt x="514735" y="2418932"/>
                                          <a:pt x="558550" y="2452270"/>
                                        </a:cubicBezTo>
                                        <a:cubicBezTo>
                                          <a:pt x="601413" y="2486560"/>
                                          <a:pt x="647133" y="2517992"/>
                                          <a:pt x="693805" y="2546567"/>
                                        </a:cubicBezTo>
                                        <a:lnTo>
                                          <a:pt x="730000" y="2567522"/>
                                        </a:lnTo>
                                        <a:lnTo>
                                          <a:pt x="748098" y="2578000"/>
                                        </a:lnTo>
                                        <a:lnTo>
                                          <a:pt x="766195" y="2587525"/>
                                        </a:lnTo>
                                        <a:lnTo>
                                          <a:pt x="803343" y="2606575"/>
                                        </a:lnTo>
                                        <a:cubicBezTo>
                                          <a:pt x="815725" y="2612290"/>
                                          <a:pt x="828108" y="2618005"/>
                                          <a:pt x="840490" y="2623720"/>
                                        </a:cubicBezTo>
                                        <a:cubicBezTo>
                                          <a:pt x="890020" y="2647532"/>
                                          <a:pt x="942408" y="2665630"/>
                                          <a:pt x="994795" y="2682775"/>
                                        </a:cubicBezTo>
                                        <a:cubicBezTo>
                                          <a:pt x="1048135" y="2698967"/>
                                          <a:pt x="1101475" y="2712302"/>
                                          <a:pt x="1155768" y="2721827"/>
                                        </a:cubicBezTo>
                                        <a:cubicBezTo>
                                          <a:pt x="1371985" y="2761832"/>
                                          <a:pt x="1597728" y="2746592"/>
                                          <a:pt x="1808230" y="2681822"/>
                                        </a:cubicBezTo>
                                        <a:cubicBezTo>
                                          <a:pt x="1913005" y="2648485"/>
                                          <a:pt x="2013970" y="2602765"/>
                                          <a:pt x="2108268" y="2545615"/>
                                        </a:cubicBezTo>
                                        <a:cubicBezTo>
                                          <a:pt x="2202565" y="2487512"/>
                                          <a:pt x="2289243" y="2419885"/>
                                          <a:pt x="2367348" y="2341780"/>
                                        </a:cubicBezTo>
                                        <a:cubicBezTo>
                                          <a:pt x="2444500" y="2263675"/>
                                          <a:pt x="2513080" y="2176997"/>
                                          <a:pt x="2570230" y="2082700"/>
                                        </a:cubicBezTo>
                                        <a:cubicBezTo>
                                          <a:pt x="2627380" y="1988402"/>
                                          <a:pt x="2672148" y="1886485"/>
                                          <a:pt x="2705485" y="1781710"/>
                                        </a:cubicBezTo>
                                        <a:cubicBezTo>
                                          <a:pt x="2715963" y="1822667"/>
                                          <a:pt x="2725488" y="1865530"/>
                                          <a:pt x="2731203" y="1908392"/>
                                        </a:cubicBezTo>
                                        <a:cubicBezTo>
                                          <a:pt x="2720725" y="1936015"/>
                                          <a:pt x="2708343" y="1961732"/>
                                          <a:pt x="2695960" y="1988402"/>
                                        </a:cubicBezTo>
                                        <a:cubicBezTo>
                                          <a:pt x="2690245" y="2001737"/>
                                          <a:pt x="2682625" y="2014120"/>
                                          <a:pt x="2675958" y="2027455"/>
                                        </a:cubicBezTo>
                                        <a:cubicBezTo>
                                          <a:pt x="2668338" y="2039837"/>
                                          <a:pt x="2662623" y="2053172"/>
                                          <a:pt x="2655003" y="2065555"/>
                                        </a:cubicBezTo>
                                        <a:cubicBezTo>
                                          <a:pt x="2640715" y="2090320"/>
                                          <a:pt x="2626428" y="2116037"/>
                                          <a:pt x="2610235" y="2139850"/>
                                        </a:cubicBezTo>
                                        <a:lnTo>
                                          <a:pt x="2586423" y="2176045"/>
                                        </a:lnTo>
                                        <a:lnTo>
                                          <a:pt x="2560705" y="2211287"/>
                                        </a:lnTo>
                                        <a:cubicBezTo>
                                          <a:pt x="2492125" y="2305585"/>
                                          <a:pt x="2411163" y="2390357"/>
                                          <a:pt x="2322580" y="2464652"/>
                                        </a:cubicBezTo>
                                        <a:cubicBezTo>
                                          <a:pt x="2144463" y="2613242"/>
                                          <a:pt x="1929198" y="2718017"/>
                                          <a:pt x="1702503" y="2764690"/>
                                        </a:cubicBezTo>
                                        <a:cubicBezTo>
                                          <a:pt x="1589155" y="2788502"/>
                                          <a:pt x="1473903" y="2797075"/>
                                          <a:pt x="1358650" y="2793265"/>
                                        </a:cubicBezTo>
                                        <a:cubicBezTo>
                                          <a:pt x="1300548" y="2792312"/>
                                          <a:pt x="1243398" y="2785645"/>
                                          <a:pt x="1186248" y="2777072"/>
                                        </a:cubicBezTo>
                                        <a:cubicBezTo>
                                          <a:pt x="1171960" y="2775167"/>
                                          <a:pt x="1157673" y="2772310"/>
                                          <a:pt x="1143385" y="2769452"/>
                                        </a:cubicBezTo>
                                        <a:cubicBezTo>
                                          <a:pt x="1130050" y="2766595"/>
                                          <a:pt x="1115763" y="2764690"/>
                                          <a:pt x="1101475" y="2760880"/>
                                        </a:cubicBezTo>
                                        <a:cubicBezTo>
                                          <a:pt x="1072900" y="2753260"/>
                                          <a:pt x="1045278" y="2747545"/>
                                          <a:pt x="1017655" y="2738972"/>
                                        </a:cubicBezTo>
                                        <a:lnTo>
                                          <a:pt x="976698" y="2726590"/>
                                        </a:lnTo>
                                        <a:lnTo>
                                          <a:pt x="935740" y="2712302"/>
                                        </a:lnTo>
                                        <a:cubicBezTo>
                                          <a:pt x="908118" y="2702777"/>
                                          <a:pt x="881448" y="2691347"/>
                                          <a:pt x="854778" y="2680870"/>
                                        </a:cubicBezTo>
                                        <a:cubicBezTo>
                                          <a:pt x="841443" y="2675155"/>
                                          <a:pt x="829060" y="2668487"/>
                                          <a:pt x="815725" y="2662772"/>
                                        </a:cubicBezTo>
                                        <a:cubicBezTo>
                                          <a:pt x="802390" y="2656105"/>
                                          <a:pt x="789055" y="2650390"/>
                                          <a:pt x="776673" y="2643722"/>
                                        </a:cubicBezTo>
                                        <a:cubicBezTo>
                                          <a:pt x="750955" y="2630387"/>
                                          <a:pt x="725238" y="2618005"/>
                                          <a:pt x="700473" y="2602765"/>
                                        </a:cubicBezTo>
                                        <a:cubicBezTo>
                                          <a:pt x="688090" y="2595145"/>
                                          <a:pt x="675708" y="2588477"/>
                                          <a:pt x="663325" y="2580857"/>
                                        </a:cubicBezTo>
                                        <a:lnTo>
                                          <a:pt x="627130" y="2557045"/>
                                        </a:lnTo>
                                        <a:lnTo>
                                          <a:pt x="609033" y="2545615"/>
                                        </a:lnTo>
                                        <a:lnTo>
                                          <a:pt x="591888" y="2533232"/>
                                        </a:lnTo>
                                        <a:lnTo>
                                          <a:pt x="556645" y="2507515"/>
                                        </a:lnTo>
                                        <a:cubicBezTo>
                                          <a:pt x="510925" y="2472272"/>
                                          <a:pt x="467110" y="2435125"/>
                                          <a:pt x="426153" y="2395120"/>
                                        </a:cubicBezTo>
                                        <a:cubicBezTo>
                                          <a:pt x="384243" y="2355115"/>
                                          <a:pt x="346143" y="2312252"/>
                                          <a:pt x="309948" y="2268437"/>
                                        </a:cubicBezTo>
                                        <a:cubicBezTo>
                                          <a:pt x="274705" y="2223670"/>
                                          <a:pt x="240415" y="2176997"/>
                                          <a:pt x="210888" y="2128420"/>
                                        </a:cubicBezTo>
                                        <a:cubicBezTo>
                                          <a:pt x="195648" y="2104607"/>
                                          <a:pt x="182313" y="2078890"/>
                                          <a:pt x="168025" y="2054125"/>
                                        </a:cubicBezTo>
                                        <a:cubicBezTo>
                                          <a:pt x="160405" y="2041742"/>
                                          <a:pt x="154690" y="2028407"/>
                                          <a:pt x="148023" y="2016025"/>
                                        </a:cubicBezTo>
                                        <a:cubicBezTo>
                                          <a:pt x="141355" y="2003642"/>
                                          <a:pt x="134688" y="1991260"/>
                                          <a:pt x="128973" y="1977925"/>
                                        </a:cubicBezTo>
                                        <a:lnTo>
                                          <a:pt x="111828" y="1938872"/>
                                        </a:lnTo>
                                        <a:cubicBezTo>
                                          <a:pt x="108970" y="1932205"/>
                                          <a:pt x="106113" y="1925537"/>
                                          <a:pt x="103255" y="1918870"/>
                                        </a:cubicBezTo>
                                        <a:lnTo>
                                          <a:pt x="95635" y="1898867"/>
                                        </a:lnTo>
                                        <a:lnTo>
                                          <a:pt x="80395" y="1858862"/>
                                        </a:lnTo>
                                        <a:cubicBezTo>
                                          <a:pt x="75633" y="1845527"/>
                                          <a:pt x="71823" y="1831240"/>
                                          <a:pt x="67060" y="1817905"/>
                                        </a:cubicBezTo>
                                        <a:cubicBezTo>
                                          <a:pt x="57535" y="1791235"/>
                                          <a:pt x="50868" y="1763612"/>
                                          <a:pt x="43248" y="1735990"/>
                                        </a:cubicBezTo>
                                        <a:cubicBezTo>
                                          <a:pt x="39438" y="1721702"/>
                                          <a:pt x="36580" y="1708367"/>
                                          <a:pt x="33723" y="1694080"/>
                                        </a:cubicBezTo>
                                        <a:cubicBezTo>
                                          <a:pt x="30865" y="1679792"/>
                                          <a:pt x="28008" y="1666457"/>
                                          <a:pt x="25150" y="1652170"/>
                                        </a:cubicBezTo>
                                        <a:cubicBezTo>
                                          <a:pt x="14673" y="1595972"/>
                                          <a:pt x="6100" y="1539775"/>
                                          <a:pt x="3243" y="1482625"/>
                                        </a:cubicBezTo>
                                        <a:cubicBezTo>
                                          <a:pt x="-4377" y="1369277"/>
                                          <a:pt x="1338" y="1254977"/>
                                          <a:pt x="21340" y="1142582"/>
                                        </a:cubicBezTo>
                                        <a:lnTo>
                                          <a:pt x="28960" y="1100672"/>
                                        </a:lnTo>
                                        <a:cubicBezTo>
                                          <a:pt x="31818" y="1086385"/>
                                          <a:pt x="35628" y="1073050"/>
                                          <a:pt x="38485" y="1058762"/>
                                        </a:cubicBezTo>
                                        <a:cubicBezTo>
                                          <a:pt x="42295" y="1045427"/>
                                          <a:pt x="45153" y="1031140"/>
                                          <a:pt x="48963" y="1017805"/>
                                        </a:cubicBezTo>
                                        <a:lnTo>
                                          <a:pt x="61345" y="976847"/>
                                        </a:lnTo>
                                        <a:cubicBezTo>
                                          <a:pt x="63250" y="970180"/>
                                          <a:pt x="65155" y="963512"/>
                                          <a:pt x="67060" y="956845"/>
                                        </a:cubicBezTo>
                                        <a:lnTo>
                                          <a:pt x="73728" y="935890"/>
                                        </a:lnTo>
                                        <a:lnTo>
                                          <a:pt x="88015" y="895885"/>
                                        </a:lnTo>
                                        <a:cubicBezTo>
                                          <a:pt x="93730" y="882550"/>
                                          <a:pt x="98493" y="869215"/>
                                          <a:pt x="104208" y="855880"/>
                                        </a:cubicBezTo>
                                        <a:cubicBezTo>
                                          <a:pt x="108970" y="842545"/>
                                          <a:pt x="114685" y="829210"/>
                                          <a:pt x="120400" y="816827"/>
                                        </a:cubicBezTo>
                                        <a:cubicBezTo>
                                          <a:pt x="132783" y="791110"/>
                                          <a:pt x="144213" y="765392"/>
                                          <a:pt x="157548" y="740627"/>
                                        </a:cubicBezTo>
                                        <a:cubicBezTo>
                                          <a:pt x="164215" y="728245"/>
                                          <a:pt x="170883" y="715862"/>
                                          <a:pt x="177550" y="703480"/>
                                        </a:cubicBezTo>
                                        <a:lnTo>
                                          <a:pt x="199458" y="666332"/>
                                        </a:lnTo>
                                        <a:cubicBezTo>
                                          <a:pt x="207078" y="653950"/>
                                          <a:pt x="214698" y="641567"/>
                                          <a:pt x="222318" y="630137"/>
                                        </a:cubicBezTo>
                                        <a:lnTo>
                                          <a:pt x="245178" y="594895"/>
                                        </a:lnTo>
                                        <a:lnTo>
                                          <a:pt x="269943" y="560605"/>
                                        </a:lnTo>
                                        <a:cubicBezTo>
                                          <a:pt x="278515" y="548222"/>
                                          <a:pt x="287088" y="536792"/>
                                          <a:pt x="295660" y="526315"/>
                                        </a:cubicBezTo>
                                        <a:cubicBezTo>
                                          <a:pt x="365193" y="437732"/>
                                          <a:pt x="445203" y="356770"/>
                                          <a:pt x="533785" y="287237"/>
                                        </a:cubicBezTo>
                                        <a:cubicBezTo>
                                          <a:pt x="623320" y="217705"/>
                                          <a:pt x="720475" y="158650"/>
                                          <a:pt x="823345" y="112930"/>
                                        </a:cubicBezTo>
                                        <a:close/>
                                        <a:moveTo>
                                          <a:pt x="1879668" y="109120"/>
                                        </a:moveTo>
                                        <a:cubicBezTo>
                                          <a:pt x="1896813" y="113882"/>
                                          <a:pt x="1914910" y="118645"/>
                                          <a:pt x="1932055" y="124360"/>
                                        </a:cubicBezTo>
                                        <a:lnTo>
                                          <a:pt x="1984443" y="142457"/>
                                        </a:lnTo>
                                        <a:cubicBezTo>
                                          <a:pt x="2144463" y="219610"/>
                                          <a:pt x="2288290" y="328195"/>
                                          <a:pt x="2406400" y="459640"/>
                                        </a:cubicBezTo>
                                        <a:lnTo>
                                          <a:pt x="2376873" y="432970"/>
                                        </a:lnTo>
                                        <a:cubicBezTo>
                                          <a:pt x="2366395" y="424397"/>
                                          <a:pt x="2356870" y="415825"/>
                                          <a:pt x="2346393" y="407252"/>
                                        </a:cubicBezTo>
                                        <a:cubicBezTo>
                                          <a:pt x="2213043" y="277712"/>
                                          <a:pt x="2053975" y="174842"/>
                                          <a:pt x="1879668" y="109120"/>
                                        </a:cubicBezTo>
                                        <a:close/>
                                        <a:moveTo>
                                          <a:pt x="1596775" y="107215"/>
                                        </a:moveTo>
                                        <a:lnTo>
                                          <a:pt x="1618682" y="107215"/>
                                        </a:lnTo>
                                        <a:lnTo>
                                          <a:pt x="1658687" y="114835"/>
                                        </a:lnTo>
                                        <a:lnTo>
                                          <a:pt x="1698692" y="124360"/>
                                        </a:lnTo>
                                        <a:lnTo>
                                          <a:pt x="1718695" y="129122"/>
                                        </a:lnTo>
                                        <a:cubicBezTo>
                                          <a:pt x="1725362" y="131027"/>
                                          <a:pt x="1732030" y="132932"/>
                                          <a:pt x="1738697" y="134837"/>
                                        </a:cubicBezTo>
                                        <a:lnTo>
                                          <a:pt x="1777750" y="146267"/>
                                        </a:lnTo>
                                        <a:cubicBezTo>
                                          <a:pt x="1829185" y="163412"/>
                                          <a:pt x="1880620" y="182462"/>
                                          <a:pt x="1930150" y="206275"/>
                                        </a:cubicBezTo>
                                        <a:cubicBezTo>
                                          <a:pt x="2030162" y="251995"/>
                                          <a:pt x="2122555" y="312002"/>
                                          <a:pt x="2206375" y="381535"/>
                                        </a:cubicBezTo>
                                        <a:cubicBezTo>
                                          <a:pt x="2199707" y="377725"/>
                                          <a:pt x="2192087" y="374867"/>
                                          <a:pt x="2185420" y="371057"/>
                                        </a:cubicBezTo>
                                        <a:cubicBezTo>
                                          <a:pt x="2182562" y="369152"/>
                                          <a:pt x="2178752" y="367247"/>
                                          <a:pt x="2175895" y="365342"/>
                                        </a:cubicBezTo>
                                        <a:cubicBezTo>
                                          <a:pt x="1990157" y="222467"/>
                                          <a:pt x="1764415" y="131980"/>
                                          <a:pt x="1532005" y="108167"/>
                                        </a:cubicBezTo>
                                        <a:lnTo>
                                          <a:pt x="1574867" y="108167"/>
                                        </a:lnTo>
                                        <a:close/>
                                        <a:moveTo>
                                          <a:pt x="1399607" y="81497"/>
                                        </a:moveTo>
                                        <a:lnTo>
                                          <a:pt x="1348172" y="89117"/>
                                        </a:lnTo>
                                        <a:lnTo>
                                          <a:pt x="1334837" y="91022"/>
                                        </a:lnTo>
                                        <a:lnTo>
                                          <a:pt x="1321502" y="93879"/>
                                        </a:lnTo>
                                        <a:lnTo>
                                          <a:pt x="1295785" y="99594"/>
                                        </a:lnTo>
                                        <a:cubicBezTo>
                                          <a:pt x="1142432" y="111977"/>
                                          <a:pt x="991937" y="151982"/>
                                          <a:pt x="853825" y="217704"/>
                                        </a:cubicBezTo>
                                        <a:cubicBezTo>
                                          <a:pt x="715712" y="282474"/>
                                          <a:pt x="589030" y="373914"/>
                                          <a:pt x="482350" y="483452"/>
                                        </a:cubicBezTo>
                                        <a:cubicBezTo>
                                          <a:pt x="525212" y="428207"/>
                                          <a:pt x="572837" y="375819"/>
                                          <a:pt x="626177" y="327242"/>
                                        </a:cubicBezTo>
                                        <a:cubicBezTo>
                                          <a:pt x="681422" y="286284"/>
                                          <a:pt x="741430" y="251042"/>
                                          <a:pt x="802390" y="219609"/>
                                        </a:cubicBezTo>
                                        <a:cubicBezTo>
                                          <a:pt x="833822" y="204369"/>
                                          <a:pt x="865255" y="190082"/>
                                          <a:pt x="896687" y="176747"/>
                                        </a:cubicBezTo>
                                        <a:lnTo>
                                          <a:pt x="945265" y="158649"/>
                                        </a:lnTo>
                                        <a:cubicBezTo>
                                          <a:pt x="960505" y="152934"/>
                                          <a:pt x="977650" y="148172"/>
                                          <a:pt x="993842" y="142457"/>
                                        </a:cubicBezTo>
                                        <a:cubicBezTo>
                                          <a:pt x="1059565" y="122454"/>
                                          <a:pt x="1127192" y="105309"/>
                                          <a:pt x="1194820" y="95784"/>
                                        </a:cubicBezTo>
                                        <a:cubicBezTo>
                                          <a:pt x="1262447" y="86259"/>
                                          <a:pt x="1331027" y="81497"/>
                                          <a:pt x="1399607" y="81497"/>
                                        </a:cubicBezTo>
                                        <a:close/>
                                        <a:moveTo>
                                          <a:pt x="1362475" y="222"/>
                                        </a:moveTo>
                                        <a:cubicBezTo>
                                          <a:pt x="1504681" y="-2323"/>
                                          <a:pt x="1647020" y="16965"/>
                                          <a:pt x="1783465" y="57685"/>
                                        </a:cubicBezTo>
                                        <a:cubicBezTo>
                                          <a:pt x="1771083" y="55780"/>
                                          <a:pt x="1758700" y="53875"/>
                                          <a:pt x="1748223" y="51970"/>
                                        </a:cubicBezTo>
                                        <a:cubicBezTo>
                                          <a:pt x="1735840" y="50065"/>
                                          <a:pt x="1723458" y="49112"/>
                                          <a:pt x="1711075" y="48160"/>
                                        </a:cubicBezTo>
                                        <a:cubicBezTo>
                                          <a:pt x="1678690" y="39587"/>
                                          <a:pt x="1645353" y="33872"/>
                                          <a:pt x="1612015" y="28157"/>
                                        </a:cubicBezTo>
                                        <a:cubicBezTo>
                                          <a:pt x="1594870" y="26252"/>
                                          <a:pt x="1578678" y="23395"/>
                                          <a:pt x="1561533" y="21490"/>
                                        </a:cubicBezTo>
                                        <a:cubicBezTo>
                                          <a:pt x="1544388" y="19585"/>
                                          <a:pt x="1528195" y="17680"/>
                                          <a:pt x="1511050" y="16727"/>
                                        </a:cubicBezTo>
                                        <a:cubicBezTo>
                                          <a:pt x="1493905" y="15775"/>
                                          <a:pt x="1477713" y="12917"/>
                                          <a:pt x="1460568" y="12917"/>
                                        </a:cubicBezTo>
                                        <a:lnTo>
                                          <a:pt x="1410085" y="11012"/>
                                        </a:lnTo>
                                        <a:cubicBezTo>
                                          <a:pt x="1392940" y="11012"/>
                                          <a:pt x="1376748" y="11965"/>
                                          <a:pt x="1359603" y="11965"/>
                                        </a:cubicBezTo>
                                        <a:lnTo>
                                          <a:pt x="1333885" y="12917"/>
                                        </a:lnTo>
                                        <a:cubicBezTo>
                                          <a:pt x="1326265" y="13870"/>
                                          <a:pt x="1317693" y="13870"/>
                                          <a:pt x="1309120" y="14822"/>
                                        </a:cubicBezTo>
                                        <a:cubicBezTo>
                                          <a:pt x="1173865" y="22442"/>
                                          <a:pt x="1040515" y="51017"/>
                                          <a:pt x="913833" y="98642"/>
                                        </a:cubicBezTo>
                                        <a:cubicBezTo>
                                          <a:pt x="921453" y="94832"/>
                                          <a:pt x="927168" y="91975"/>
                                          <a:pt x="931930" y="89117"/>
                                        </a:cubicBezTo>
                                        <a:cubicBezTo>
                                          <a:pt x="936693" y="87212"/>
                                          <a:pt x="941455" y="84355"/>
                                          <a:pt x="946218" y="82450"/>
                                        </a:cubicBezTo>
                                        <a:cubicBezTo>
                                          <a:pt x="955743" y="77687"/>
                                          <a:pt x="965268" y="72925"/>
                                          <a:pt x="982413" y="66257"/>
                                        </a:cubicBezTo>
                                        <a:cubicBezTo>
                                          <a:pt x="990985" y="62447"/>
                                          <a:pt x="1001463" y="58637"/>
                                          <a:pt x="1013845" y="54827"/>
                                        </a:cubicBezTo>
                                        <a:cubicBezTo>
                                          <a:pt x="1026228" y="51017"/>
                                          <a:pt x="1041468" y="45302"/>
                                          <a:pt x="1060518" y="40540"/>
                                        </a:cubicBezTo>
                                        <a:cubicBezTo>
                                          <a:pt x="1079568" y="35777"/>
                                          <a:pt x="1101475" y="30062"/>
                                          <a:pt x="1128145" y="24347"/>
                                        </a:cubicBezTo>
                                        <a:cubicBezTo>
                                          <a:pt x="1141480" y="22442"/>
                                          <a:pt x="1155768" y="19585"/>
                                          <a:pt x="1171008" y="16727"/>
                                        </a:cubicBezTo>
                                        <a:cubicBezTo>
                                          <a:pt x="1178628" y="15775"/>
                                          <a:pt x="1186248" y="13870"/>
                                          <a:pt x="1194820" y="12917"/>
                                        </a:cubicBezTo>
                                        <a:cubicBezTo>
                                          <a:pt x="1202440" y="11965"/>
                                          <a:pt x="1211965" y="11012"/>
                                          <a:pt x="1220538" y="10060"/>
                                        </a:cubicBezTo>
                                        <a:cubicBezTo>
                                          <a:pt x="1267687" y="4345"/>
                                          <a:pt x="1315074" y="1071"/>
                                          <a:pt x="1362475" y="22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3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tlCol="0" anchor="ctr"/>
                              </wps:wsp>
                              <pic:pic xmlns:pic="http://schemas.openxmlformats.org/drawingml/2006/picture">
                                <pic:nvPicPr>
                                  <pic:cNvPr id="13" name="Picture 36" descr="website icon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8" cstate="screen">
                                    <a:extLst>
                                      <a:ext uri="{28A0092B-C50C-407E-A947-70E740481C1C}">
                                        <a14:useLocalDpi xmlns:a14="http://schemas.microsoft.com/office/drawing/2010/main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83820" y="91440"/>
                                    <a:ext cx="164465" cy="1644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pic:spPr>
                              </pic:pic>
                            </wpg:wgp>
                          </a:graphicData>
                        </a:graphic>
                      </wp:inline>
                    </w:drawing>
                  </mc:Choice>
                  <mc:Fallback>
                    <w:pict>
                      <v:group w14:anchorId="5E1BD05C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  <v:stroke joinstyle="miter"/>
  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  <o:lock v:ext="edit" aspectratio="t"/>
                        </v:shape>
  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  <v:imagedata r:id="rId19" o:title="website icon"/>
                          <v:path arrowok="t"/>
                        </v:shape>
                        <w10:anchorlock/>
                      </v:group>
                    </w:pict>
                  </mc:Fallback>
                </mc:AlternateContent>
              </w:r>
            </w:del>
          </w:p>
        </w:tc>
        <w:tc>
          <w:tcPr>
            <w:tcW w:w="2312" w:type="dxa"/>
            <w:vAlign w:val="center"/>
          </w:tcPr>
          <w:p w14:paraId="294CEE08" w14:textId="1238F45D" w:rsidR="003D1B71" w:rsidRPr="00380FD1" w:rsidRDefault="003D1B71" w:rsidP="00380FD1">
            <w:pPr>
              <w:pStyle w:val="Information"/>
            </w:pPr>
          </w:p>
        </w:tc>
        <w:tc>
          <w:tcPr>
            <w:tcW w:w="423" w:type="dxa"/>
            <w:vMerge/>
          </w:tcPr>
          <w:p w14:paraId="07546FA4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D4BAC09" w14:textId="77777777" w:rsidR="003D1B71" w:rsidRDefault="003D1B71" w:rsidP="005801E5">
            <w:pPr>
              <w:pStyle w:val="Heading1"/>
            </w:pPr>
          </w:p>
        </w:tc>
      </w:tr>
      <w:tr w:rsidR="003D1B71" w14:paraId="2BAD52C7" w14:textId="77777777" w:rsidTr="003D1B71">
        <w:trPr>
          <w:trHeight w:val="2448"/>
        </w:trPr>
        <w:tc>
          <w:tcPr>
            <w:tcW w:w="720" w:type="dxa"/>
          </w:tcPr>
          <w:p w14:paraId="6F621D9F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22175E9D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75957EA1" w14:textId="77777777" w:rsidR="003D1B71" w:rsidRDefault="003D1B71" w:rsidP="00222466"/>
        </w:tc>
        <w:tc>
          <w:tcPr>
            <w:tcW w:w="6607" w:type="dxa"/>
            <w:vMerge/>
          </w:tcPr>
          <w:p w14:paraId="0327DF47" w14:textId="77777777" w:rsidR="003D1B71" w:rsidRDefault="003D1B71" w:rsidP="00222466"/>
        </w:tc>
      </w:tr>
    </w:tbl>
    <w:p w14:paraId="334D67AD" w14:textId="77777777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20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44AB3E" w14:textId="77777777" w:rsidR="004F19C4" w:rsidRDefault="004F19C4" w:rsidP="00590471">
      <w:r>
        <w:separator/>
      </w:r>
    </w:p>
  </w:endnote>
  <w:endnote w:type="continuationSeparator" w:id="0">
    <w:p w14:paraId="50F7C058" w14:textId="77777777" w:rsidR="004F19C4" w:rsidRDefault="004F19C4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297F45" w14:textId="77777777" w:rsidR="004F19C4" w:rsidRDefault="004F19C4" w:rsidP="00590471">
      <w:r>
        <w:separator/>
      </w:r>
    </w:p>
  </w:footnote>
  <w:footnote w:type="continuationSeparator" w:id="0">
    <w:p w14:paraId="5016F3D8" w14:textId="77777777" w:rsidR="004F19C4" w:rsidRDefault="004F19C4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D8D40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8E9E551" wp14:editId="400F3ED3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2C11737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6702300">
    <w:abstractNumId w:val="1"/>
  </w:num>
  <w:num w:numId="2" w16cid:durableId="932475127">
    <w:abstractNumId w:val="2"/>
  </w:num>
  <w:num w:numId="3" w16cid:durableId="940380305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itzsu">
    <w15:presenceInfo w15:providerId="None" w15:userId="itzsu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removePersonalInformation/>
  <w:removeDateAndTime/>
  <w:displayBackgroundShape/>
  <w:embedSystem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trackRevisions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90D"/>
    <w:rsid w:val="00060042"/>
    <w:rsid w:val="0008685D"/>
    <w:rsid w:val="00090860"/>
    <w:rsid w:val="00112FD7"/>
    <w:rsid w:val="00150ABD"/>
    <w:rsid w:val="001946FC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4F19C4"/>
    <w:rsid w:val="00565C77"/>
    <w:rsid w:val="0056708E"/>
    <w:rsid w:val="005801E5"/>
    <w:rsid w:val="00590471"/>
    <w:rsid w:val="005D01FA"/>
    <w:rsid w:val="00653E17"/>
    <w:rsid w:val="0068290D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A704B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C3F0A"/>
    <w:rsid w:val="00E26AED"/>
    <w:rsid w:val="00E73AB8"/>
    <w:rsid w:val="00E868C3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7E37C49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paragraph" w:styleId="Revision">
    <w:name w:val="Revision"/>
    <w:hidden/>
    <w:uiPriority w:val="99"/>
    <w:semiHidden/>
    <w:rsid w:val="006829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microsoft.com/office/2011/relationships/people" Target="peop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tzsu\AppData\Roaming\Microsoft\Templates\Bubbl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D76BF7C61F342798324F05A772DA7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76EB85-6039-44DC-81F4-1ED623693000}"/>
      </w:docPartPr>
      <w:docPartBody>
        <w:p w:rsidR="0032010A" w:rsidRDefault="00000000">
          <w:pPr>
            <w:pStyle w:val="9D76BF7C61F342798324F05A772DA729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714"/>
    <w:rsid w:val="0032010A"/>
    <w:rsid w:val="005867FB"/>
    <w:rsid w:val="00771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D76BF7C61F342798324F05A772DA729">
    <w:name w:val="9D76BF7C61F342798324F05A772DA72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Bubbles resume</Template>
  <TotalTime>0</TotalTime>
  <Pages>1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2023-10-27T05:59:00Z</dcterms:created>
  <dcterms:modified xsi:type="dcterms:W3CDTF">2023-10-27T06:09:00Z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